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E5D000E" w:rsidP="5BCA474E" w:rsidRDefault="3E5D000E" w14:paraId="7401322D" w14:textId="2C0C6E05">
      <w:pPr>
        <w:pStyle w:val="Heading1"/>
        <w:keepNext w:val="1"/>
        <w:keepLines w:val="1"/>
        <w:suppressLineNumbers w:val="0"/>
        <w:bidi w:val="0"/>
        <w:spacing w:before="360" w:beforeAutospacing="off" w:after="80" w:afterAutospacing="off" w:line="276" w:lineRule="auto"/>
        <w:ind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/>
          <w:sz w:val="40"/>
          <w:szCs w:val="40"/>
          <w:lang w:val="en-GB"/>
        </w:rPr>
      </w:pPr>
      <w:r w:rsidRPr="5BCA474E" w:rsidR="5364FD2A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/>
          <w:sz w:val="40"/>
          <w:szCs w:val="40"/>
          <w:lang w:val="en-GB"/>
        </w:rPr>
        <w:t xml:space="preserve">Assessment </w:t>
      </w:r>
      <w:r w:rsidRPr="5BCA474E" w:rsidR="07F4EBB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/>
          <w:sz w:val="40"/>
          <w:szCs w:val="40"/>
          <w:lang w:val="en-GB"/>
        </w:rPr>
        <w:t xml:space="preserve">by the EC </w:t>
      </w:r>
      <w:r w:rsidRPr="5BCA474E" w:rsidR="5364FD2A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/>
          <w:sz w:val="40"/>
          <w:szCs w:val="40"/>
          <w:lang w:val="en-GB"/>
        </w:rPr>
        <w:t xml:space="preserve">of </w:t>
      </w:r>
      <w:r w:rsidRPr="5BCA474E" w:rsidR="5364FD2A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/>
          <w:sz w:val="40"/>
          <w:szCs w:val="40"/>
          <w:lang w:val="en-GB"/>
        </w:rPr>
        <w:t xml:space="preserve">W3C </w:t>
      </w:r>
      <w:r w:rsidRPr="5BCA474E" w:rsidR="7DF46CB4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/>
          <w:sz w:val="40"/>
          <w:szCs w:val="40"/>
          <w:lang w:val="en-GB"/>
        </w:rPr>
        <w:t>Digital Credential API</w:t>
      </w:r>
      <w:r w:rsidRPr="5BCA474E" w:rsidR="5364FD2A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/>
          <w:sz w:val="40"/>
          <w:szCs w:val="40"/>
          <w:lang w:val="en-GB"/>
        </w:rPr>
        <w:t xml:space="preserve">  </w:t>
      </w:r>
    </w:p>
    <w:p w:rsidR="118EDD74" w:rsidP="0FB6411E" w:rsidRDefault="118EDD74" w14:paraId="0E6959A3" w14:textId="2D9F4528">
      <w:pPr>
        <w:pStyle w:val="Subtitle"/>
        <w:keepNext w:val="1"/>
        <w:keepLines w:val="1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0FB6411E" w:rsidR="118EDD74">
        <w:rPr>
          <w:noProof w:val="0"/>
          <w:lang w:val="en-GB"/>
        </w:rPr>
        <w:t>2026-0</w:t>
      </w:r>
      <w:r w:rsidRPr="0FB6411E" w:rsidR="0679FCBE">
        <w:rPr>
          <w:noProof w:val="0"/>
          <w:lang w:val="en-GB"/>
        </w:rPr>
        <w:t>9</w:t>
      </w:r>
      <w:r w:rsidRPr="0FB6411E" w:rsidR="118EDD74">
        <w:rPr>
          <w:noProof w:val="0"/>
          <w:lang w:val="en-GB"/>
        </w:rPr>
        <w:t>-</w:t>
      </w:r>
      <w:r w:rsidRPr="0FB6411E" w:rsidR="30EC21AB">
        <w:rPr>
          <w:noProof w:val="0"/>
          <w:lang w:val="en-GB"/>
        </w:rPr>
        <w:t>07</w:t>
      </w:r>
    </w:p>
    <w:p w:rsidR="3E5D000E" w:rsidP="47DB8ED0" w:rsidRDefault="3E5D000E" w14:paraId="67D64D50" w14:textId="71A74F63">
      <w:pPr>
        <w:pStyle w:val="Heading1"/>
        <w:keepNext w:val="1"/>
        <w:keepLines w:val="1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/>
          <w:sz w:val="32"/>
          <w:szCs w:val="32"/>
          <w:lang w:val="en-GB"/>
        </w:rPr>
      </w:pPr>
      <w:r w:rsidRPr="47DB8ED0" w:rsidR="5364FD2A">
        <w:rPr>
          <w:noProof w:val="0"/>
          <w:lang w:val="en-GB"/>
        </w:rPr>
        <w:t>Background</w:t>
      </w:r>
    </w:p>
    <w:p w:rsidR="3E5D000E" w:rsidP="0FB6411E" w:rsidRDefault="3E5D000E" w14:paraId="7CCD1578" w14:textId="7A39CBE3">
      <w:pPr>
        <w:pStyle w:val="Normal"/>
        <w:suppressLineNumbers w:val="0"/>
        <w:bidi w:val="0"/>
        <w:spacing w:before="0" w:beforeAutospacing="off" w:after="160" w:afterAutospacing="off" w:line="276" w:lineRule="auto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FB6411E" w:rsidR="5364FD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EC assessed </w:t>
      </w:r>
      <w:hyperlink r:id="R947967c7b8e94161">
        <w:r w:rsidRPr="0FB6411E" w:rsidR="50D6414A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GB"/>
          </w:rPr>
          <w:t>W3C Digital Credentials, W3C Working Draft, 5 February 2026</w:t>
        </w:r>
      </w:hyperlink>
      <w:r w:rsidRPr="0FB6411E" w:rsidR="76E1ED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and reached some </w:t>
      </w:r>
      <w:r w:rsidRPr="0FB6411E" w:rsidR="5364FD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conclusions </w:t>
      </w:r>
      <w:r w:rsidRPr="0FB6411E" w:rsidR="5364FD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that the EC would like to </w:t>
      </w:r>
      <w:r w:rsidRPr="0FB6411E" w:rsidR="2ACD4E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share</w:t>
      </w:r>
      <w:r w:rsidRPr="0FB6411E" w:rsidR="168107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</w:t>
      </w:r>
      <w:r w:rsidRPr="0FB6411E" w:rsidR="168107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discuss </w:t>
      </w:r>
      <w:r w:rsidRPr="0FB6411E" w:rsidR="2ACD4E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with </w:t>
      </w:r>
      <w:r w:rsidRPr="0FB6411E" w:rsidR="5364FD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W3</w:t>
      </w:r>
      <w:r w:rsidRPr="0FB6411E" w:rsidR="5364FD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C.  </w:t>
      </w:r>
    </w:p>
    <w:p w:rsidR="3E5D000E" w:rsidP="47DB8ED0" w:rsidRDefault="3E5D000E" w14:paraId="658A03BB" w14:textId="32B8FA81">
      <w:pPr>
        <w:pStyle w:val="Heading1"/>
        <w:keepNext w:val="1"/>
        <w:keepLines w:val="1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/>
          <w:sz w:val="32"/>
          <w:szCs w:val="32"/>
          <w:lang w:val="en-GB"/>
        </w:rPr>
      </w:pPr>
      <w:r w:rsidRPr="47DB8ED0" w:rsidR="5364FD2A">
        <w:rPr>
          <w:noProof w:val="0"/>
          <w:lang w:val="en-GB"/>
        </w:rPr>
        <w:t>Purpose of this document</w:t>
      </w:r>
    </w:p>
    <w:p w:rsidR="3E5D000E" w:rsidP="0FB6411E" w:rsidRDefault="3E5D000E" w14:paraId="3EB3ABDF" w14:textId="4CCBF163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FB6411E" w:rsidR="27221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</w:t>
      </w:r>
      <w:r w:rsidRPr="0FB6411E" w:rsidR="272215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document</w:t>
      </w:r>
      <w:r w:rsidRPr="0FB6411E" w:rsidR="203DE2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presents</w:t>
      </w:r>
      <w:r w:rsidRPr="0FB6411E" w:rsidR="203DE2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FB6411E" w:rsidR="5364FD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finding of the assessment</w:t>
      </w:r>
      <w:r w:rsidRPr="0FB6411E" w:rsidR="5364FD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0FB6411E" w:rsidR="5364FD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to receive feedback </w:t>
      </w:r>
      <w:r w:rsidRPr="0FB6411E" w:rsidR="10E59A9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on </w:t>
      </w:r>
      <w:r w:rsidRPr="0FB6411E" w:rsidR="10E59A9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them </w:t>
      </w:r>
      <w:r w:rsidRPr="0FB6411E" w:rsidR="5364FD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from W3</w:t>
      </w:r>
      <w:r w:rsidRPr="0FB6411E" w:rsidR="5364FD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</w:t>
      </w:r>
      <w:r w:rsidRPr="0FB6411E" w:rsidR="68D18E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0FB6411E" w:rsidR="3E7097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and </w:t>
      </w:r>
      <w:r w:rsidRPr="0FB6411E" w:rsidR="68D18E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to</w:t>
      </w:r>
      <w:r w:rsidRPr="0FB6411E" w:rsidR="68D18E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FB6411E" w:rsidR="5364FD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evaluate if further re-assessment </w:t>
      </w:r>
      <w:r w:rsidRPr="0FB6411E" w:rsidR="331B7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by the EC </w:t>
      </w:r>
      <w:r w:rsidRPr="0FB6411E" w:rsidR="5364FD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if needed.</w:t>
      </w:r>
    </w:p>
    <w:p w:rsidR="5335146C" w:rsidP="47DB8ED0" w:rsidRDefault="5335146C" w14:paraId="6AED2A3A" w14:textId="7329186E">
      <w:pPr>
        <w:pStyle w:val="Heading1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F4761"/>
          <w:sz w:val="32"/>
          <w:szCs w:val="32"/>
        </w:rPr>
      </w:pPr>
      <w:r w:rsidR="5A08E63A">
        <w:rPr/>
        <w:t xml:space="preserve">Conclusions </w:t>
      </w:r>
      <w:r w:rsidR="5335146C">
        <w:rPr/>
        <w:t xml:space="preserve">on W3C </w:t>
      </w:r>
      <w:r w:rsidR="304D1CBA">
        <w:rPr/>
        <w:t>Digital Credentials API</w:t>
      </w:r>
    </w:p>
    <w:p w:rsidR="18DDDF7D" w:rsidP="713F60F4" w:rsidRDefault="18DDDF7D" w14:paraId="728404A0" w14:textId="48A8E698">
      <w:pPr>
        <w:pStyle w:val="Normal"/>
        <w:bidi w:val="0"/>
        <w:rPr>
          <w:rFonts w:ascii="Aptos" w:hAnsi="Aptos" w:eastAsia="Aptos" w:cs="Aptos"/>
          <w:sz w:val="24"/>
          <w:szCs w:val="24"/>
        </w:rPr>
      </w:pPr>
      <w:r w:rsidRPr="0FB6411E" w:rsidR="18DDDF7D">
        <w:rPr>
          <w:rFonts w:ascii="Aptos" w:hAnsi="Aptos" w:eastAsia="Aptos" w:cs="Aptos"/>
          <w:sz w:val="24"/>
          <w:szCs w:val="24"/>
        </w:rPr>
        <w:t xml:space="preserve">W3C Digital Credentials API </w:t>
      </w:r>
      <w:r w:rsidRPr="0FB6411E" w:rsidR="620D3998">
        <w:rPr>
          <w:rFonts w:ascii="Aptos" w:hAnsi="Aptos" w:eastAsia="Aptos" w:cs="Aptos"/>
          <w:sz w:val="24"/>
          <w:szCs w:val="24"/>
        </w:rPr>
        <w:t>ha</w:t>
      </w:r>
      <w:r w:rsidRPr="0FB6411E" w:rsidR="18DDDF7D">
        <w:rPr>
          <w:rFonts w:ascii="Aptos" w:hAnsi="Aptos" w:eastAsia="Aptos" w:cs="Aptos"/>
          <w:sz w:val="24"/>
          <w:szCs w:val="24"/>
        </w:rPr>
        <w:t>s a</w:t>
      </w:r>
      <w:r w:rsidRPr="0FB6411E" w:rsidR="06F485DD">
        <w:rPr>
          <w:rFonts w:ascii="Aptos" w:hAnsi="Aptos" w:eastAsia="Aptos" w:cs="Aptos"/>
          <w:sz w:val="24"/>
          <w:szCs w:val="24"/>
        </w:rPr>
        <w:t xml:space="preserve">n important </w:t>
      </w:r>
      <w:r w:rsidRPr="0FB6411E" w:rsidR="18DDDF7D">
        <w:rPr>
          <w:rFonts w:ascii="Aptos" w:hAnsi="Aptos" w:eastAsia="Aptos" w:cs="Aptos"/>
          <w:sz w:val="24"/>
          <w:szCs w:val="24"/>
        </w:rPr>
        <w:t xml:space="preserve">role in the EUDI </w:t>
      </w:r>
      <w:r w:rsidRPr="0FB6411E" w:rsidR="1A4F1536">
        <w:rPr>
          <w:rFonts w:ascii="Aptos" w:hAnsi="Aptos" w:eastAsia="Aptos" w:cs="Aptos"/>
          <w:sz w:val="24"/>
          <w:szCs w:val="24"/>
        </w:rPr>
        <w:t>W</w:t>
      </w:r>
      <w:r w:rsidRPr="0FB6411E" w:rsidR="18DDDF7D">
        <w:rPr>
          <w:rFonts w:ascii="Aptos" w:hAnsi="Aptos" w:eastAsia="Aptos" w:cs="Aptos"/>
          <w:sz w:val="24"/>
          <w:szCs w:val="24"/>
        </w:rPr>
        <w:t xml:space="preserve">allet implementation concept, providing </w:t>
      </w:r>
      <w:r w:rsidRPr="0FB6411E" w:rsidR="134B3C43">
        <w:rPr>
          <w:rFonts w:ascii="Aptos" w:hAnsi="Aptos" w:eastAsia="Aptos" w:cs="Aptos"/>
          <w:sz w:val="24"/>
          <w:szCs w:val="24"/>
        </w:rPr>
        <w:t xml:space="preserve">a </w:t>
      </w:r>
      <w:r w:rsidRPr="0FB6411E" w:rsidR="18DDDF7D">
        <w:rPr>
          <w:rFonts w:ascii="Aptos" w:hAnsi="Aptos" w:eastAsia="Aptos" w:cs="Aptos"/>
          <w:sz w:val="24"/>
          <w:szCs w:val="24"/>
        </w:rPr>
        <w:t xml:space="preserve">mediation </w:t>
      </w:r>
      <w:r w:rsidRPr="0FB6411E" w:rsidR="18DDDF7D">
        <w:rPr>
          <w:rFonts w:ascii="Aptos" w:hAnsi="Aptos" w:eastAsia="Aptos" w:cs="Aptos"/>
          <w:sz w:val="24"/>
          <w:szCs w:val="24"/>
        </w:rPr>
        <w:t>component</w:t>
      </w:r>
      <w:r w:rsidRPr="0FB6411E" w:rsidR="18DDDF7D">
        <w:rPr>
          <w:rFonts w:ascii="Aptos" w:hAnsi="Aptos" w:eastAsia="Aptos" w:cs="Aptos"/>
          <w:sz w:val="24"/>
          <w:szCs w:val="24"/>
        </w:rPr>
        <w:t xml:space="preserve"> for secure, privacy-</w:t>
      </w:r>
      <w:r w:rsidRPr="0FB6411E" w:rsidR="18DDDF7D">
        <w:rPr>
          <w:rFonts w:ascii="Aptos" w:hAnsi="Aptos" w:eastAsia="Aptos" w:cs="Aptos"/>
          <w:sz w:val="24"/>
          <w:szCs w:val="24"/>
        </w:rPr>
        <w:t>protecting</w:t>
      </w:r>
      <w:r w:rsidRPr="0FB6411E" w:rsidR="18DDDF7D">
        <w:rPr>
          <w:rFonts w:ascii="Aptos" w:hAnsi="Aptos" w:eastAsia="Aptos" w:cs="Aptos"/>
          <w:sz w:val="24"/>
          <w:szCs w:val="24"/>
        </w:rPr>
        <w:t xml:space="preserve"> and user-friendly interactions between Relying Parties and </w:t>
      </w:r>
      <w:r w:rsidRPr="0FB6411E" w:rsidR="18DDDF7D">
        <w:rPr>
          <w:rFonts w:ascii="Aptos" w:hAnsi="Aptos" w:eastAsia="Aptos" w:cs="Aptos"/>
          <w:sz w:val="24"/>
          <w:szCs w:val="24"/>
        </w:rPr>
        <w:t xml:space="preserve">EUDI </w:t>
      </w:r>
      <w:r w:rsidRPr="0FB6411E" w:rsidR="52E2D1FD">
        <w:rPr>
          <w:rFonts w:ascii="Aptos" w:hAnsi="Aptos" w:eastAsia="Aptos" w:cs="Aptos"/>
          <w:sz w:val="24"/>
          <w:szCs w:val="24"/>
        </w:rPr>
        <w:t>w</w:t>
      </w:r>
      <w:r w:rsidRPr="0FB6411E" w:rsidR="18DDDF7D">
        <w:rPr>
          <w:rFonts w:ascii="Aptos" w:hAnsi="Aptos" w:eastAsia="Aptos" w:cs="Aptos"/>
          <w:sz w:val="24"/>
          <w:szCs w:val="24"/>
        </w:rPr>
        <w:t xml:space="preserve">allets. </w:t>
      </w:r>
    </w:p>
    <w:p w:rsidR="18DDDF7D" w:rsidP="713F60F4" w:rsidRDefault="18DDDF7D" w14:paraId="73B0D07C" w14:textId="39473149">
      <w:pPr>
        <w:pStyle w:val="Normal"/>
        <w:bidi w:val="0"/>
        <w:rPr>
          <w:rFonts w:ascii="Aptos" w:hAnsi="Aptos" w:eastAsia="Aptos" w:cs="Aptos"/>
          <w:sz w:val="24"/>
          <w:szCs w:val="24"/>
        </w:rPr>
      </w:pPr>
      <w:r w:rsidRPr="713F60F4" w:rsidR="18DDDF7D">
        <w:rPr>
          <w:rFonts w:ascii="Aptos" w:hAnsi="Aptos" w:eastAsia="Aptos" w:cs="Aptos"/>
          <w:sz w:val="24"/>
          <w:szCs w:val="24"/>
        </w:rPr>
        <w:t xml:space="preserve">In this context, the EC’s conclusions from the assessment are as follows: </w:t>
      </w:r>
    </w:p>
    <w:p w:rsidR="18DDDF7D" w:rsidP="713F60F4" w:rsidRDefault="18DDDF7D" w14:paraId="6A0F0BD4" w14:textId="49DC74C4">
      <w:pPr>
        <w:pStyle w:val="ListParagraph"/>
        <w:numPr>
          <w:ilvl w:val="0"/>
          <w:numId w:val="35"/>
        </w:numPr>
        <w:bidi w:val="0"/>
        <w:rPr>
          <w:rFonts w:ascii="Aptos" w:hAnsi="Aptos" w:eastAsia="Aptos" w:cs="Aptos"/>
          <w:sz w:val="24"/>
          <w:szCs w:val="24"/>
        </w:rPr>
      </w:pPr>
      <w:r w:rsidRPr="0FB6411E" w:rsidR="73022EAE">
        <w:rPr>
          <w:rFonts w:ascii="Aptos" w:hAnsi="Aptos" w:eastAsia="Aptos" w:cs="Aptos"/>
          <w:sz w:val="24"/>
          <w:szCs w:val="24"/>
        </w:rPr>
        <w:t xml:space="preserve">The TS is still in </w:t>
      </w:r>
      <w:r w:rsidRPr="0FB6411E" w:rsidR="13E60440">
        <w:rPr>
          <w:rFonts w:ascii="Aptos" w:hAnsi="Aptos" w:eastAsia="Aptos" w:cs="Aptos"/>
          <w:sz w:val="24"/>
          <w:szCs w:val="24"/>
        </w:rPr>
        <w:t xml:space="preserve">a </w:t>
      </w:r>
      <w:r w:rsidRPr="0FB6411E" w:rsidR="18DDDF7D">
        <w:rPr>
          <w:rFonts w:ascii="Aptos" w:hAnsi="Aptos" w:eastAsia="Aptos" w:cs="Aptos"/>
          <w:sz w:val="24"/>
          <w:szCs w:val="24"/>
        </w:rPr>
        <w:t>“Working Draft”</w:t>
      </w:r>
      <w:r w:rsidRPr="0FB6411E" w:rsidR="427DA95D">
        <w:rPr>
          <w:rFonts w:ascii="Aptos" w:hAnsi="Aptos" w:eastAsia="Aptos" w:cs="Aptos"/>
          <w:sz w:val="24"/>
          <w:szCs w:val="24"/>
        </w:rPr>
        <w:t xml:space="preserve"> stat</w:t>
      </w:r>
      <w:r w:rsidRPr="0FB6411E" w:rsidR="427DA95D">
        <w:rPr>
          <w:rFonts w:ascii="Aptos" w:hAnsi="Aptos" w:eastAsia="Aptos" w:cs="Aptos"/>
          <w:sz w:val="24"/>
          <w:szCs w:val="24"/>
        </w:rPr>
        <w:t>us, meaning that</w:t>
      </w:r>
      <w:r w:rsidRPr="0FB6411E" w:rsidR="48F82521">
        <w:rPr>
          <w:rFonts w:ascii="Aptos" w:hAnsi="Aptos" w:eastAsia="Aptos" w:cs="Aptos"/>
          <w:sz w:val="24"/>
          <w:szCs w:val="24"/>
        </w:rPr>
        <w:t xml:space="preserve"> a</w:t>
      </w:r>
      <w:r w:rsidRPr="0FB6411E" w:rsidR="427DA95D">
        <w:rPr>
          <w:rFonts w:ascii="Aptos" w:hAnsi="Aptos" w:eastAsia="Aptos" w:cs="Aptos"/>
          <w:sz w:val="24"/>
          <w:szCs w:val="24"/>
        </w:rPr>
        <w:t xml:space="preserve"> final </w:t>
      </w:r>
      <w:r w:rsidRPr="0FB6411E" w:rsidR="427DA95D">
        <w:rPr>
          <w:rFonts w:ascii="Aptos" w:hAnsi="Aptos" w:eastAsia="Aptos" w:cs="Aptos"/>
          <w:sz w:val="24"/>
          <w:szCs w:val="24"/>
        </w:rPr>
        <w:t>assess</w:t>
      </w:r>
      <w:r w:rsidRPr="0FB6411E" w:rsidR="427DA95D">
        <w:rPr>
          <w:rFonts w:ascii="Aptos" w:hAnsi="Aptos" w:eastAsia="Aptos" w:cs="Aptos"/>
          <w:sz w:val="24"/>
          <w:szCs w:val="24"/>
        </w:rPr>
        <w:t>ment</w:t>
      </w:r>
      <w:r w:rsidRPr="0FB6411E" w:rsidR="427DA95D">
        <w:rPr>
          <w:rFonts w:ascii="Aptos" w:hAnsi="Aptos" w:eastAsia="Aptos" w:cs="Aptos"/>
          <w:sz w:val="24"/>
          <w:szCs w:val="24"/>
        </w:rPr>
        <w:t xml:space="preserve"> could be done only after it </w:t>
      </w:r>
      <w:r w:rsidRPr="0FB6411E" w:rsidR="427DA95D">
        <w:rPr>
          <w:rFonts w:ascii="Aptos" w:hAnsi="Aptos" w:eastAsia="Aptos" w:cs="Aptos"/>
          <w:sz w:val="24"/>
          <w:szCs w:val="24"/>
        </w:rPr>
        <w:t xml:space="preserve">will be published as a </w:t>
      </w:r>
      <w:r w:rsidRPr="0FB6411E" w:rsidR="18DDDF7D">
        <w:rPr>
          <w:rFonts w:ascii="Aptos" w:hAnsi="Aptos" w:eastAsia="Aptos" w:cs="Aptos"/>
          <w:sz w:val="24"/>
          <w:szCs w:val="24"/>
        </w:rPr>
        <w:t>“</w:t>
      </w:r>
      <w:r w:rsidRPr="0FB6411E" w:rsidR="33CD6874">
        <w:rPr>
          <w:rFonts w:ascii="Aptos" w:hAnsi="Aptos" w:eastAsia="Aptos" w:cs="Aptos"/>
          <w:sz w:val="24"/>
          <w:szCs w:val="24"/>
        </w:rPr>
        <w:t xml:space="preserve">W3C </w:t>
      </w:r>
      <w:r w:rsidRPr="0FB6411E" w:rsidR="18DDDF7D">
        <w:rPr>
          <w:rFonts w:ascii="Aptos" w:hAnsi="Aptos" w:eastAsia="Aptos" w:cs="Aptos"/>
          <w:sz w:val="24"/>
          <w:szCs w:val="24"/>
        </w:rPr>
        <w:t>Recommendation”</w:t>
      </w:r>
      <w:r w:rsidRPr="0FB6411E" w:rsidR="18DDDF7D">
        <w:rPr>
          <w:rFonts w:ascii="Aptos" w:hAnsi="Aptos" w:eastAsia="Aptos" w:cs="Aptos"/>
          <w:sz w:val="24"/>
          <w:szCs w:val="24"/>
        </w:rPr>
        <w:t xml:space="preserve">;  </w:t>
      </w:r>
    </w:p>
    <w:p w:rsidR="18DDDF7D" w:rsidP="713F60F4" w:rsidRDefault="18DDDF7D" w14:paraId="661534A9" w14:textId="08A24B75">
      <w:pPr>
        <w:pStyle w:val="ListParagraph"/>
        <w:numPr>
          <w:ilvl w:val="0"/>
          <w:numId w:val="35"/>
        </w:numPr>
        <w:bidi w:val="0"/>
        <w:rPr>
          <w:rFonts w:ascii="Aptos" w:hAnsi="Aptos" w:eastAsia="Aptos" w:cs="Aptos"/>
          <w:sz w:val="24"/>
          <w:szCs w:val="24"/>
        </w:rPr>
      </w:pPr>
      <w:r w:rsidRPr="0FB6411E" w:rsidR="318C50CD">
        <w:rPr>
          <w:rFonts w:ascii="Aptos" w:hAnsi="Aptos" w:eastAsia="Aptos" w:cs="Aptos"/>
          <w:sz w:val="24"/>
          <w:szCs w:val="24"/>
        </w:rPr>
        <w:t xml:space="preserve">The </w:t>
      </w:r>
      <w:r w:rsidRPr="0FB6411E" w:rsidR="590CEF2E">
        <w:rPr>
          <w:rFonts w:ascii="Aptos" w:hAnsi="Aptos" w:eastAsia="Aptos" w:cs="Aptos"/>
          <w:sz w:val="24"/>
          <w:szCs w:val="24"/>
        </w:rPr>
        <w:t xml:space="preserve">current </w:t>
      </w:r>
      <w:r w:rsidRPr="0FB6411E" w:rsidR="318C50CD">
        <w:rPr>
          <w:rFonts w:ascii="Aptos" w:hAnsi="Aptos" w:eastAsia="Aptos" w:cs="Aptos"/>
          <w:sz w:val="24"/>
          <w:szCs w:val="24"/>
        </w:rPr>
        <w:t>assess</w:t>
      </w:r>
      <w:r w:rsidRPr="0FB6411E" w:rsidR="318C50CD">
        <w:rPr>
          <w:rFonts w:ascii="Aptos" w:hAnsi="Aptos" w:eastAsia="Aptos" w:cs="Aptos"/>
          <w:sz w:val="24"/>
          <w:szCs w:val="24"/>
        </w:rPr>
        <w:t>ment was done by</w:t>
      </w:r>
      <w:r w:rsidRPr="0FB6411E" w:rsidR="318C50CD">
        <w:rPr>
          <w:rFonts w:ascii="Aptos" w:hAnsi="Aptos" w:eastAsia="Aptos" w:cs="Aptos"/>
          <w:sz w:val="24"/>
          <w:szCs w:val="24"/>
        </w:rPr>
        <w:t xml:space="preserve"> </w:t>
      </w:r>
      <w:r w:rsidRPr="0FB6411E" w:rsidR="2DABB699">
        <w:rPr>
          <w:rFonts w:ascii="Aptos" w:hAnsi="Aptos" w:eastAsia="Aptos" w:cs="Aptos"/>
          <w:sz w:val="24"/>
          <w:szCs w:val="24"/>
        </w:rPr>
        <w:t xml:space="preserve">comparing </w:t>
      </w:r>
      <w:r w:rsidRPr="0FB6411E" w:rsidR="41349095">
        <w:rPr>
          <w:rFonts w:ascii="Aptos" w:hAnsi="Aptos" w:eastAsia="Aptos" w:cs="Aptos"/>
          <w:sz w:val="24"/>
          <w:szCs w:val="24"/>
        </w:rPr>
        <w:t xml:space="preserve">the requirements set out by </w:t>
      </w:r>
      <w:r w:rsidRPr="0FB6411E" w:rsidR="2B41716A">
        <w:rPr>
          <w:rFonts w:ascii="Aptos" w:hAnsi="Aptos" w:eastAsia="Aptos" w:cs="Aptos"/>
          <w:sz w:val="24"/>
          <w:szCs w:val="24"/>
        </w:rPr>
        <w:t xml:space="preserve">the </w:t>
      </w:r>
      <w:r w:rsidRPr="0FB6411E" w:rsidR="41349095">
        <w:rPr>
          <w:rFonts w:ascii="Aptos" w:hAnsi="Aptos" w:eastAsia="Aptos" w:cs="Aptos"/>
          <w:sz w:val="24"/>
          <w:szCs w:val="24"/>
        </w:rPr>
        <w:t>ARF</w:t>
      </w:r>
      <w:r w:rsidRPr="0FB6411E" w:rsidR="41349095">
        <w:rPr>
          <w:rFonts w:ascii="Aptos" w:hAnsi="Aptos" w:eastAsia="Aptos" w:cs="Aptos"/>
          <w:sz w:val="24"/>
          <w:szCs w:val="24"/>
        </w:rPr>
        <w:t xml:space="preserve"> and</w:t>
      </w:r>
      <w:r w:rsidRPr="0FB6411E" w:rsidR="2BBEA805">
        <w:rPr>
          <w:rFonts w:ascii="Aptos" w:hAnsi="Aptos" w:eastAsia="Aptos" w:cs="Aptos"/>
          <w:sz w:val="24"/>
          <w:szCs w:val="24"/>
        </w:rPr>
        <w:t xml:space="preserve"> in </w:t>
      </w:r>
      <w:ins w:author="ishai" w:date="2026-06-24T06:27:08.249Z" w16du:dateUtc="2026-06-24T06:27:08.249Z" w:id="1698610489">
        <w:r>
          <w:fldChar w:fldCharType="begin"/>
        </w:r>
      </w:ins>
      <w:r>
        <w:instrText xml:space="preserve">HYPERLINK "https://eudi.dev/latest/discussion-topics/f-digital-credential-api/" </w:instrText>
      </w:r>
      <w:ins w:author="ishai" w:date="2026-06-24T06:27:08.249Z" w16du:dateUtc="2026-06-24T06:27:08.249Z" w:id="833863001">
        <w:r>
          <w:fldChar w:fldCharType="separate"/>
        </w:r>
      </w:ins>
      <w:r w:rsidRPr="0FB6411E" w:rsidR="41349095">
        <w:rPr>
          <w:rStyle w:val="Hyperlink"/>
          <w:sz w:val="24"/>
          <w:szCs w:val="24"/>
        </w:rPr>
        <w:t xml:space="preserve">Topic </w:t>
      </w:r>
      <w:r w:rsidRPr="0FB6411E" w:rsidR="41349095">
        <w:rPr>
          <w:rStyle w:val="Hyperlink"/>
          <w:sz w:val="24"/>
          <w:szCs w:val="24"/>
        </w:rPr>
        <w:t>F</w:t>
      </w:r>
      <w:r w:rsidRPr="0FB6411E" w:rsidR="7EE19CF1">
        <w:rPr>
          <w:rStyle w:val="Hyperlink"/>
          <w:sz w:val="24"/>
          <w:szCs w:val="24"/>
        </w:rPr>
        <w:t xml:space="preserve"> – DC API </w:t>
      </w:r>
      <w:r w:rsidRPr="0FB6411E" w:rsidR="41349095">
        <w:rPr>
          <w:rStyle w:val="Hyperlink"/>
          <w:sz w:val="24"/>
          <w:szCs w:val="24"/>
        </w:rPr>
        <w:t>Discussion Paper</w:t>
      </w:r>
      <w:ins w:author="ishai" w:date="2026-06-24T06:27:08.25Z" w16du:dateUtc="2026-06-24T06:27:08.25Z" w:id="779942048">
        <w:r>
          <w:fldChar w:fldCharType="end"/>
        </w:r>
      </w:ins>
      <w:r w:rsidRPr="0FB6411E" w:rsidR="41349095">
        <w:rPr>
          <w:rFonts w:ascii="Aptos" w:hAnsi="Aptos" w:eastAsia="Aptos" w:cs="Aptos"/>
          <w:sz w:val="24"/>
          <w:szCs w:val="24"/>
        </w:rPr>
        <w:t>,</w:t>
      </w:r>
      <w:r w:rsidRPr="0FB6411E" w:rsidR="41349095">
        <w:rPr>
          <w:rFonts w:ascii="Aptos" w:hAnsi="Aptos" w:eastAsia="Aptos" w:cs="Aptos"/>
          <w:sz w:val="24"/>
          <w:szCs w:val="24"/>
        </w:rPr>
        <w:t xml:space="preserve"> </w:t>
      </w:r>
      <w:r w:rsidRPr="0FB6411E" w:rsidR="244FC356">
        <w:rPr>
          <w:rFonts w:ascii="Aptos" w:hAnsi="Aptos" w:eastAsia="Aptos" w:cs="Aptos"/>
          <w:sz w:val="24"/>
          <w:szCs w:val="24"/>
        </w:rPr>
        <w:t xml:space="preserve">to verify the possibility </w:t>
      </w:r>
      <w:r w:rsidRPr="0FB6411E" w:rsidR="41349095">
        <w:rPr>
          <w:rFonts w:ascii="Aptos" w:hAnsi="Aptos" w:eastAsia="Aptos" w:cs="Aptos"/>
          <w:sz w:val="24"/>
          <w:szCs w:val="24"/>
        </w:rPr>
        <w:t>of</w:t>
      </w:r>
      <w:r w:rsidRPr="0FB6411E" w:rsidR="41349095">
        <w:rPr>
          <w:rFonts w:ascii="Aptos" w:hAnsi="Aptos" w:eastAsia="Aptos" w:cs="Aptos"/>
          <w:sz w:val="24"/>
          <w:szCs w:val="24"/>
        </w:rPr>
        <w:t xml:space="preserve"> us</w:t>
      </w:r>
      <w:r w:rsidRPr="0FB6411E" w:rsidR="23D5492B">
        <w:rPr>
          <w:rFonts w:ascii="Aptos" w:hAnsi="Aptos" w:eastAsia="Aptos" w:cs="Aptos"/>
          <w:sz w:val="24"/>
          <w:szCs w:val="24"/>
        </w:rPr>
        <w:t>ing</w:t>
      </w:r>
      <w:r w:rsidRPr="0FB6411E" w:rsidR="286A584E">
        <w:rPr>
          <w:rFonts w:ascii="Aptos" w:hAnsi="Aptos" w:eastAsia="Aptos" w:cs="Aptos"/>
          <w:sz w:val="24"/>
          <w:szCs w:val="24"/>
        </w:rPr>
        <w:t xml:space="preserve"> </w:t>
      </w:r>
      <w:r w:rsidRPr="0FB6411E" w:rsidR="41349095">
        <w:rPr>
          <w:rFonts w:ascii="Aptos" w:hAnsi="Aptos" w:eastAsia="Aptos" w:cs="Aptos"/>
          <w:sz w:val="24"/>
          <w:szCs w:val="24"/>
        </w:rPr>
        <w:t xml:space="preserve">DC API by </w:t>
      </w:r>
      <w:r w:rsidRPr="0FB6411E" w:rsidR="297ADFB4">
        <w:rPr>
          <w:rFonts w:ascii="Aptos" w:hAnsi="Aptos" w:eastAsia="Aptos" w:cs="Aptos"/>
          <w:sz w:val="24"/>
          <w:szCs w:val="24"/>
        </w:rPr>
        <w:t xml:space="preserve">EUDI </w:t>
      </w:r>
      <w:r w:rsidRPr="0FB6411E" w:rsidR="4AA839B7">
        <w:rPr>
          <w:rFonts w:ascii="Aptos" w:hAnsi="Aptos" w:eastAsia="Aptos" w:cs="Aptos"/>
          <w:sz w:val="24"/>
          <w:szCs w:val="24"/>
        </w:rPr>
        <w:t>W</w:t>
      </w:r>
      <w:r w:rsidRPr="0FB6411E" w:rsidR="41349095">
        <w:rPr>
          <w:rFonts w:ascii="Aptos" w:hAnsi="Aptos" w:eastAsia="Aptos" w:cs="Aptos"/>
          <w:sz w:val="24"/>
          <w:szCs w:val="24"/>
        </w:rPr>
        <w:t>allets</w:t>
      </w:r>
      <w:r w:rsidRPr="0FB6411E" w:rsidR="41349095">
        <w:rPr>
          <w:rFonts w:ascii="Aptos" w:hAnsi="Aptos" w:eastAsia="Aptos" w:cs="Aptos"/>
          <w:sz w:val="24"/>
          <w:szCs w:val="24"/>
        </w:rPr>
        <w:t xml:space="preserve">; </w:t>
      </w:r>
      <w:r w:rsidRPr="0FB6411E" w:rsidR="7089EC40">
        <w:rPr>
          <w:rFonts w:ascii="Aptos" w:hAnsi="Aptos" w:eastAsia="Aptos" w:cs="Aptos"/>
          <w:sz w:val="24"/>
          <w:szCs w:val="24"/>
        </w:rPr>
        <w:t>The conclusion is that th</w:t>
      </w:r>
      <w:r w:rsidRPr="0FB6411E" w:rsidR="7089EC40">
        <w:rPr>
          <w:rFonts w:ascii="Aptos" w:hAnsi="Aptos" w:eastAsia="Aptos" w:cs="Aptos"/>
          <w:sz w:val="24"/>
          <w:szCs w:val="24"/>
        </w:rPr>
        <w:t>is is not yet the case</w:t>
      </w:r>
      <w:r w:rsidRPr="0FB6411E" w:rsidR="7089EC40">
        <w:rPr>
          <w:rFonts w:ascii="Aptos" w:hAnsi="Aptos" w:eastAsia="Aptos" w:cs="Aptos"/>
          <w:sz w:val="24"/>
          <w:szCs w:val="24"/>
        </w:rPr>
        <w:t>, as explained b</w:t>
      </w:r>
      <w:r w:rsidRPr="0FB6411E" w:rsidR="7089EC40">
        <w:rPr>
          <w:rFonts w:ascii="Aptos" w:hAnsi="Aptos" w:eastAsia="Aptos" w:cs="Aptos"/>
          <w:sz w:val="24"/>
          <w:szCs w:val="24"/>
        </w:rPr>
        <w:t>elow</w:t>
      </w:r>
      <w:r w:rsidRPr="0FB6411E" w:rsidR="2F17A453">
        <w:rPr>
          <w:rFonts w:ascii="Aptos" w:hAnsi="Aptos" w:eastAsia="Aptos" w:cs="Aptos"/>
          <w:sz w:val="24"/>
          <w:szCs w:val="24"/>
        </w:rPr>
        <w:t xml:space="preserve">, and that another session of review </w:t>
      </w:r>
      <w:r w:rsidRPr="0FB6411E" w:rsidR="3EC81125">
        <w:rPr>
          <w:rFonts w:ascii="Aptos" w:hAnsi="Aptos" w:eastAsia="Aptos" w:cs="Aptos"/>
          <w:sz w:val="24"/>
          <w:szCs w:val="24"/>
        </w:rPr>
        <w:t xml:space="preserve">is </w:t>
      </w:r>
      <w:r w:rsidRPr="0FB6411E" w:rsidR="2F17A453">
        <w:rPr>
          <w:rFonts w:ascii="Aptos" w:hAnsi="Aptos" w:eastAsia="Aptos" w:cs="Aptos"/>
          <w:sz w:val="24"/>
          <w:szCs w:val="24"/>
        </w:rPr>
        <w:t xml:space="preserve">needed once the updates will be introduced in </w:t>
      </w:r>
      <w:r w:rsidRPr="0FB6411E" w:rsidR="027AB80A">
        <w:rPr>
          <w:rFonts w:ascii="Aptos" w:hAnsi="Aptos" w:eastAsia="Aptos" w:cs="Aptos"/>
          <w:sz w:val="24"/>
          <w:szCs w:val="24"/>
        </w:rPr>
        <w:t xml:space="preserve">the </w:t>
      </w:r>
      <w:r w:rsidRPr="0FB6411E" w:rsidR="027AB80A">
        <w:rPr>
          <w:rFonts w:ascii="Aptos" w:hAnsi="Aptos" w:eastAsia="Aptos" w:cs="Aptos"/>
          <w:sz w:val="24"/>
          <w:szCs w:val="24"/>
        </w:rPr>
        <w:t xml:space="preserve">W3C </w:t>
      </w:r>
      <w:r w:rsidRPr="0FB6411E" w:rsidR="027AB80A">
        <w:rPr>
          <w:rFonts w:ascii="Aptos" w:hAnsi="Aptos" w:eastAsia="Aptos" w:cs="Aptos"/>
          <w:sz w:val="24"/>
          <w:szCs w:val="24"/>
        </w:rPr>
        <w:t>Recommendation</w:t>
      </w:r>
      <w:r w:rsidRPr="0FB6411E" w:rsidR="3DAE072A">
        <w:rPr>
          <w:rFonts w:ascii="Aptos" w:hAnsi="Aptos" w:eastAsia="Aptos" w:cs="Aptos"/>
          <w:sz w:val="24"/>
          <w:szCs w:val="24"/>
        </w:rPr>
        <w:t xml:space="preserve"> </w:t>
      </w:r>
      <w:r w:rsidRPr="0FB6411E" w:rsidR="2F17A453">
        <w:rPr>
          <w:rFonts w:ascii="Aptos" w:hAnsi="Aptos" w:eastAsia="Aptos" w:cs="Aptos"/>
          <w:sz w:val="24"/>
          <w:szCs w:val="24"/>
        </w:rPr>
        <w:t>version</w:t>
      </w:r>
      <w:r w:rsidRPr="0FB6411E" w:rsidR="2F17A453">
        <w:rPr>
          <w:rFonts w:ascii="Aptos" w:hAnsi="Aptos" w:eastAsia="Aptos" w:cs="Aptos"/>
          <w:sz w:val="24"/>
          <w:szCs w:val="24"/>
        </w:rPr>
        <w:t xml:space="preserve"> of the TS</w:t>
      </w:r>
      <w:r w:rsidRPr="0FB6411E" w:rsidR="7089EC40">
        <w:rPr>
          <w:rFonts w:ascii="Aptos" w:hAnsi="Aptos" w:eastAsia="Aptos" w:cs="Aptos"/>
          <w:sz w:val="24"/>
          <w:szCs w:val="24"/>
        </w:rPr>
        <w:t>.</w:t>
      </w:r>
    </w:p>
    <w:p w:rsidR="18DDDF7D" w:rsidP="713F60F4" w:rsidRDefault="18DDDF7D" w14:paraId="6FBC3532" w14:textId="77C747B8">
      <w:pPr>
        <w:pStyle w:val="ListParagraph"/>
        <w:numPr>
          <w:ilvl w:val="0"/>
          <w:numId w:val="35"/>
        </w:numPr>
        <w:bidi w:val="0"/>
        <w:rPr>
          <w:rFonts w:ascii="Aptos" w:hAnsi="Aptos" w:eastAsia="Aptos" w:cs="Aptos"/>
          <w:sz w:val="24"/>
          <w:szCs w:val="24"/>
        </w:rPr>
      </w:pPr>
      <w:r w:rsidRPr="0FB6411E" w:rsidR="533BFD7D">
        <w:rPr>
          <w:rFonts w:ascii="Aptos" w:hAnsi="Aptos" w:eastAsia="Aptos" w:cs="Aptos"/>
          <w:sz w:val="24"/>
          <w:szCs w:val="24"/>
        </w:rPr>
        <w:t>T</w:t>
      </w:r>
      <w:r w:rsidRPr="0FB6411E" w:rsidR="18DDDF7D">
        <w:rPr>
          <w:rFonts w:ascii="Aptos" w:hAnsi="Aptos" w:eastAsia="Aptos" w:cs="Aptos"/>
          <w:sz w:val="24"/>
          <w:szCs w:val="24"/>
        </w:rPr>
        <w:t xml:space="preserve">he specification needs </w:t>
      </w:r>
      <w:r w:rsidRPr="0FB6411E" w:rsidR="18DDDF7D">
        <w:rPr>
          <w:rFonts w:ascii="Aptos" w:hAnsi="Aptos" w:eastAsia="Aptos" w:cs="Aptos"/>
          <w:sz w:val="24"/>
          <w:szCs w:val="24"/>
        </w:rPr>
        <w:t>profiling</w:t>
      </w:r>
      <w:r w:rsidRPr="0FB6411E" w:rsidR="20A1E966">
        <w:rPr>
          <w:rFonts w:ascii="Aptos" w:hAnsi="Aptos" w:eastAsia="Aptos" w:cs="Aptos"/>
          <w:sz w:val="24"/>
          <w:szCs w:val="24"/>
        </w:rPr>
        <w:t>,</w:t>
      </w:r>
      <w:r w:rsidRPr="0FB6411E" w:rsidR="18DDDF7D">
        <w:rPr>
          <w:rFonts w:ascii="Aptos" w:hAnsi="Aptos" w:eastAsia="Aptos" w:cs="Aptos"/>
          <w:sz w:val="24"/>
          <w:szCs w:val="24"/>
        </w:rPr>
        <w:t xml:space="preserve"> </w:t>
      </w:r>
      <w:r w:rsidRPr="0FB6411E" w:rsidR="18DDDF7D">
        <w:rPr>
          <w:rFonts w:ascii="Aptos" w:hAnsi="Aptos" w:eastAsia="Aptos" w:cs="Aptos"/>
          <w:sz w:val="24"/>
          <w:szCs w:val="24"/>
        </w:rPr>
        <w:t>i.a.</w:t>
      </w:r>
      <w:r w:rsidRPr="0FB6411E" w:rsidR="7DE01A4B">
        <w:rPr>
          <w:rFonts w:ascii="Aptos" w:hAnsi="Aptos" w:eastAsia="Aptos" w:cs="Aptos"/>
          <w:sz w:val="24"/>
          <w:szCs w:val="24"/>
        </w:rPr>
        <w:t>,</w:t>
      </w:r>
      <w:r w:rsidRPr="0FB6411E" w:rsidR="18DDDF7D">
        <w:rPr>
          <w:rFonts w:ascii="Aptos" w:hAnsi="Aptos" w:eastAsia="Aptos" w:cs="Aptos"/>
          <w:sz w:val="24"/>
          <w:szCs w:val="24"/>
        </w:rPr>
        <w:t xml:space="preserve"> to </w:t>
      </w:r>
      <w:r w:rsidRPr="0FB6411E" w:rsidR="18DDDF7D">
        <w:rPr>
          <w:rFonts w:ascii="Aptos" w:hAnsi="Aptos" w:eastAsia="Aptos" w:cs="Aptos"/>
          <w:sz w:val="24"/>
          <w:szCs w:val="24"/>
        </w:rPr>
        <w:t>comply with</w:t>
      </w:r>
      <w:r w:rsidRPr="0FB6411E" w:rsidR="18DDDF7D">
        <w:rPr>
          <w:rFonts w:ascii="Aptos" w:hAnsi="Aptos" w:eastAsia="Aptos" w:cs="Aptos"/>
          <w:sz w:val="24"/>
          <w:szCs w:val="24"/>
        </w:rPr>
        <w:t xml:space="preserve"> privacy-related requirements</w:t>
      </w:r>
      <w:r w:rsidRPr="0FB6411E" w:rsidR="18DDDF7D">
        <w:rPr>
          <w:rFonts w:ascii="Aptos" w:hAnsi="Aptos" w:eastAsia="Aptos" w:cs="Aptos"/>
          <w:sz w:val="24"/>
          <w:szCs w:val="24"/>
        </w:rPr>
        <w:t xml:space="preserve"> and </w:t>
      </w:r>
      <w:r w:rsidRPr="0FB6411E" w:rsidR="39E1CE5D">
        <w:rPr>
          <w:rFonts w:ascii="Aptos" w:hAnsi="Aptos" w:eastAsia="Aptos" w:cs="Aptos"/>
          <w:sz w:val="24"/>
          <w:szCs w:val="24"/>
        </w:rPr>
        <w:t>possibly with</w:t>
      </w:r>
      <w:r w:rsidRPr="0FB6411E" w:rsidR="39E1CE5D">
        <w:rPr>
          <w:rFonts w:ascii="Aptos" w:hAnsi="Aptos" w:eastAsia="Aptos" w:cs="Aptos"/>
          <w:sz w:val="24"/>
          <w:szCs w:val="24"/>
        </w:rPr>
        <w:t xml:space="preserve"> </w:t>
      </w:r>
      <w:r w:rsidRPr="0FB6411E" w:rsidR="18DDDF7D">
        <w:rPr>
          <w:rFonts w:ascii="Aptos" w:hAnsi="Aptos" w:eastAsia="Aptos" w:cs="Aptos"/>
          <w:sz w:val="24"/>
          <w:szCs w:val="24"/>
        </w:rPr>
        <w:t>LoA</w:t>
      </w:r>
      <w:r w:rsidRPr="0FB6411E" w:rsidR="18DDDF7D">
        <w:rPr>
          <w:rFonts w:ascii="Aptos" w:hAnsi="Aptos" w:eastAsia="Aptos" w:cs="Aptos"/>
          <w:sz w:val="24"/>
          <w:szCs w:val="24"/>
        </w:rPr>
        <w:t xml:space="preserve"> </w:t>
      </w:r>
      <w:r w:rsidRPr="0FB6411E" w:rsidR="18DDDF7D">
        <w:rPr>
          <w:rFonts w:ascii="Aptos" w:hAnsi="Aptos" w:eastAsia="Aptos" w:cs="Aptos"/>
          <w:sz w:val="24"/>
          <w:szCs w:val="24"/>
        </w:rPr>
        <w:t>High</w:t>
      </w:r>
      <w:r w:rsidRPr="0FB6411E" w:rsidR="18DDDF7D">
        <w:rPr>
          <w:rFonts w:ascii="Aptos" w:hAnsi="Aptos" w:eastAsia="Aptos" w:cs="Aptos"/>
          <w:sz w:val="24"/>
          <w:szCs w:val="24"/>
        </w:rPr>
        <w:t xml:space="preserve">. </w:t>
      </w:r>
    </w:p>
    <w:p w:rsidR="18DDDF7D" w:rsidP="713F60F4" w:rsidRDefault="18DDDF7D" w14:paraId="4CEE9513" w14:textId="7D4F8447">
      <w:pPr>
        <w:pStyle w:val="ListParagraph"/>
        <w:numPr>
          <w:ilvl w:val="0"/>
          <w:numId w:val="35"/>
        </w:numPr>
        <w:bidi w:val="0"/>
        <w:rPr>
          <w:rFonts w:ascii="Aptos" w:hAnsi="Aptos" w:eastAsia="Aptos" w:cs="Aptos"/>
          <w:sz w:val="24"/>
          <w:szCs w:val="24"/>
        </w:rPr>
      </w:pPr>
      <w:r w:rsidRPr="0FB6411E" w:rsidR="41349095">
        <w:rPr>
          <w:rFonts w:ascii="Aptos" w:hAnsi="Aptos" w:eastAsia="Aptos" w:cs="Aptos"/>
          <w:sz w:val="24"/>
          <w:szCs w:val="24"/>
        </w:rPr>
        <w:t xml:space="preserve">Specifically, the following </w:t>
      </w:r>
      <w:r w:rsidRPr="0FB6411E" w:rsidR="41349095">
        <w:rPr>
          <w:rFonts w:ascii="Aptos" w:hAnsi="Aptos" w:eastAsia="Aptos" w:cs="Aptos"/>
          <w:sz w:val="24"/>
          <w:szCs w:val="24"/>
        </w:rPr>
        <w:t>areas</w:t>
      </w:r>
      <w:r w:rsidRPr="0FB6411E" w:rsidR="41349095">
        <w:rPr>
          <w:rFonts w:ascii="Aptos" w:hAnsi="Aptos" w:eastAsia="Aptos" w:cs="Aptos"/>
          <w:sz w:val="24"/>
          <w:szCs w:val="24"/>
        </w:rPr>
        <w:t xml:space="preserve"> </w:t>
      </w:r>
      <w:r w:rsidRPr="0FB6411E" w:rsidR="6CA3F56C">
        <w:rPr>
          <w:rFonts w:ascii="Aptos" w:hAnsi="Aptos" w:eastAsia="Aptos" w:cs="Aptos"/>
          <w:sz w:val="24"/>
          <w:szCs w:val="24"/>
        </w:rPr>
        <w:t xml:space="preserve">should </w:t>
      </w:r>
      <w:r w:rsidRPr="0FB6411E" w:rsidR="41349095">
        <w:rPr>
          <w:rFonts w:ascii="Aptos" w:hAnsi="Aptos" w:eastAsia="Aptos" w:cs="Aptos"/>
          <w:sz w:val="24"/>
          <w:szCs w:val="24"/>
        </w:rPr>
        <w:t>align</w:t>
      </w:r>
      <w:r w:rsidRPr="0FB6411E" w:rsidR="2022C36C">
        <w:rPr>
          <w:rFonts w:ascii="Aptos" w:hAnsi="Aptos" w:eastAsia="Aptos" w:cs="Aptos"/>
          <w:sz w:val="24"/>
          <w:szCs w:val="24"/>
        </w:rPr>
        <w:t xml:space="preserve"> </w:t>
      </w:r>
      <w:r w:rsidRPr="0FB6411E" w:rsidR="41349095">
        <w:rPr>
          <w:rFonts w:ascii="Aptos" w:hAnsi="Aptos" w:eastAsia="Aptos" w:cs="Aptos"/>
          <w:sz w:val="24"/>
          <w:szCs w:val="24"/>
        </w:rPr>
        <w:t>with</w:t>
      </w:r>
      <w:r w:rsidRPr="0FB6411E" w:rsidR="41349095">
        <w:rPr>
          <w:rFonts w:ascii="Aptos" w:hAnsi="Aptos" w:eastAsia="Aptos" w:cs="Aptos"/>
          <w:sz w:val="24"/>
          <w:szCs w:val="24"/>
        </w:rPr>
        <w:t xml:space="preserve"> </w:t>
      </w:r>
      <w:r w:rsidRPr="0FB6411E" w:rsidR="087441E0">
        <w:rPr>
          <w:rFonts w:ascii="Aptos" w:hAnsi="Aptos" w:eastAsia="Aptos" w:cs="Aptos"/>
          <w:sz w:val="24"/>
          <w:szCs w:val="24"/>
        </w:rPr>
        <w:t xml:space="preserve">the </w:t>
      </w:r>
      <w:r w:rsidRPr="0FB6411E" w:rsidR="41349095">
        <w:rPr>
          <w:rFonts w:ascii="Aptos" w:hAnsi="Aptos" w:eastAsia="Aptos" w:cs="Aptos"/>
          <w:sz w:val="24"/>
          <w:szCs w:val="24"/>
        </w:rPr>
        <w:t>eIDAS</w:t>
      </w:r>
      <w:r w:rsidRPr="0FB6411E" w:rsidR="41349095">
        <w:rPr>
          <w:rFonts w:ascii="Aptos" w:hAnsi="Aptos" w:eastAsia="Aptos" w:cs="Aptos"/>
          <w:sz w:val="24"/>
          <w:szCs w:val="24"/>
        </w:rPr>
        <w:t xml:space="preserve"> </w:t>
      </w:r>
      <w:r w:rsidRPr="0FB6411E" w:rsidR="14A0CC74">
        <w:rPr>
          <w:rFonts w:ascii="Aptos" w:hAnsi="Aptos" w:eastAsia="Aptos" w:cs="Aptos"/>
          <w:sz w:val="24"/>
          <w:szCs w:val="24"/>
        </w:rPr>
        <w:t xml:space="preserve">Regulation </w:t>
      </w:r>
      <w:r w:rsidRPr="0FB6411E" w:rsidR="41349095">
        <w:rPr>
          <w:rFonts w:ascii="Aptos" w:hAnsi="Aptos" w:eastAsia="Aptos" w:cs="Aptos"/>
          <w:sz w:val="24"/>
          <w:szCs w:val="24"/>
        </w:rPr>
        <w:t xml:space="preserve">and </w:t>
      </w:r>
      <w:r w:rsidRPr="0FB6411E" w:rsidR="54852AC8">
        <w:rPr>
          <w:rFonts w:ascii="Aptos" w:hAnsi="Aptos" w:eastAsia="Aptos" w:cs="Aptos"/>
          <w:sz w:val="24"/>
          <w:szCs w:val="24"/>
        </w:rPr>
        <w:t xml:space="preserve">the </w:t>
      </w:r>
      <w:r w:rsidRPr="0FB6411E" w:rsidR="41349095">
        <w:rPr>
          <w:rFonts w:ascii="Aptos" w:hAnsi="Aptos" w:eastAsia="Aptos" w:cs="Aptos"/>
          <w:sz w:val="24"/>
          <w:szCs w:val="24"/>
        </w:rPr>
        <w:t>ARF</w:t>
      </w:r>
      <w:r w:rsidRPr="0FB6411E" w:rsidR="742C299D">
        <w:rPr>
          <w:rFonts w:ascii="Aptos" w:hAnsi="Aptos" w:eastAsia="Aptos" w:cs="Aptos"/>
          <w:sz w:val="24"/>
          <w:szCs w:val="24"/>
        </w:rPr>
        <w:t xml:space="preserve"> updated version</w:t>
      </w:r>
      <w:r w:rsidRPr="0FB6411E" w:rsidR="41349095">
        <w:rPr>
          <w:rFonts w:ascii="Aptos" w:hAnsi="Aptos" w:eastAsia="Aptos" w:cs="Aptos"/>
          <w:sz w:val="24"/>
          <w:szCs w:val="24"/>
        </w:rPr>
        <w:t xml:space="preserve">: </w:t>
      </w:r>
    </w:p>
    <w:p w:rsidR="18DDDF7D" w:rsidP="713F60F4" w:rsidRDefault="18DDDF7D" w14:paraId="2E83E904" w14:textId="793C51AD">
      <w:pPr>
        <w:pStyle w:val="ListParagraph"/>
        <w:numPr>
          <w:ilvl w:val="1"/>
          <w:numId w:val="35"/>
        </w:numPr>
        <w:bidi w:val="0"/>
        <w:rPr>
          <w:rFonts w:ascii="Aptos" w:hAnsi="Aptos" w:eastAsia="Aptos" w:cs="Aptos"/>
          <w:sz w:val="24"/>
          <w:szCs w:val="24"/>
        </w:rPr>
      </w:pPr>
      <w:r w:rsidRPr="0FB6411E" w:rsidR="18DDDF7D">
        <w:rPr>
          <w:rFonts w:ascii="Aptos" w:hAnsi="Aptos" w:eastAsia="Aptos" w:cs="Aptos"/>
          <w:sz w:val="24"/>
          <w:szCs w:val="24"/>
        </w:rPr>
        <w:t>Security and privacy guidelines (Section</w:t>
      </w:r>
      <w:r w:rsidRPr="0FB6411E" w:rsidR="45DA1678">
        <w:rPr>
          <w:rFonts w:ascii="Aptos" w:hAnsi="Aptos" w:eastAsia="Aptos" w:cs="Aptos"/>
          <w:sz w:val="24"/>
          <w:szCs w:val="24"/>
        </w:rPr>
        <w:t>s</w:t>
      </w:r>
      <w:r w:rsidRPr="0FB6411E" w:rsidR="18DDDF7D">
        <w:rPr>
          <w:rFonts w:ascii="Aptos" w:hAnsi="Aptos" w:eastAsia="Aptos" w:cs="Aptos"/>
          <w:sz w:val="24"/>
          <w:szCs w:val="24"/>
        </w:rPr>
        <w:t xml:space="preserve"> 10 and 11);  </w:t>
      </w:r>
    </w:p>
    <w:p w:rsidR="18DDDF7D" w:rsidP="713F60F4" w:rsidRDefault="18DDDF7D" w14:paraId="0DA0956A" w14:textId="2AE82A14">
      <w:pPr>
        <w:pStyle w:val="ListParagraph"/>
        <w:numPr>
          <w:ilvl w:val="1"/>
          <w:numId w:val="35"/>
        </w:numPr>
        <w:bidi w:val="0"/>
        <w:rPr>
          <w:rFonts w:ascii="Aptos" w:hAnsi="Aptos" w:eastAsia="Aptos" w:cs="Aptos"/>
          <w:sz w:val="24"/>
          <w:szCs w:val="24"/>
        </w:rPr>
      </w:pPr>
      <w:r w:rsidRPr="0FB6411E" w:rsidR="18DDDF7D">
        <w:rPr>
          <w:rFonts w:ascii="Aptos" w:hAnsi="Aptos" w:eastAsia="Aptos" w:cs="Aptos"/>
          <w:sz w:val="24"/>
          <w:szCs w:val="24"/>
        </w:rPr>
        <w:t xml:space="preserve">Specification of Credential Request Coordinator (Section 6), that proxies presentation requests and thus plays </w:t>
      </w:r>
      <w:r w:rsidRPr="0FB6411E" w:rsidR="1DED2ADA">
        <w:rPr>
          <w:rFonts w:ascii="Aptos" w:hAnsi="Aptos" w:eastAsia="Aptos" w:cs="Aptos"/>
          <w:sz w:val="24"/>
          <w:szCs w:val="24"/>
        </w:rPr>
        <w:t xml:space="preserve">a </w:t>
      </w:r>
      <w:r w:rsidRPr="0FB6411E" w:rsidR="18DDDF7D">
        <w:rPr>
          <w:rFonts w:ascii="Aptos" w:hAnsi="Aptos" w:eastAsia="Aptos" w:cs="Aptos"/>
          <w:sz w:val="24"/>
          <w:szCs w:val="24"/>
        </w:rPr>
        <w:t>critical role</w:t>
      </w:r>
      <w:r w:rsidRPr="0FB6411E" w:rsidR="60D18502">
        <w:rPr>
          <w:rFonts w:ascii="Aptos" w:hAnsi="Aptos" w:eastAsia="Aptos" w:cs="Aptos"/>
          <w:sz w:val="24"/>
          <w:szCs w:val="24"/>
        </w:rPr>
        <w:t>,</w:t>
      </w:r>
      <w:r w:rsidRPr="0FB6411E" w:rsidR="18DDDF7D">
        <w:rPr>
          <w:rFonts w:ascii="Aptos" w:hAnsi="Aptos" w:eastAsia="Aptos" w:cs="Aptos"/>
          <w:sz w:val="24"/>
          <w:szCs w:val="24"/>
        </w:rPr>
        <w:t xml:space="preserve"> </w:t>
      </w:r>
      <w:r w:rsidRPr="0FB6411E" w:rsidR="18DDDF7D">
        <w:rPr>
          <w:rFonts w:ascii="Aptos" w:hAnsi="Aptos" w:eastAsia="Aptos" w:cs="Aptos"/>
          <w:sz w:val="24"/>
          <w:szCs w:val="24"/>
        </w:rPr>
        <w:t>i.a.</w:t>
      </w:r>
      <w:r w:rsidRPr="0FB6411E" w:rsidR="5B6AC9D0">
        <w:rPr>
          <w:rFonts w:ascii="Aptos" w:hAnsi="Aptos" w:eastAsia="Aptos" w:cs="Aptos"/>
          <w:sz w:val="24"/>
          <w:szCs w:val="24"/>
        </w:rPr>
        <w:t>,</w:t>
      </w:r>
      <w:r w:rsidRPr="0FB6411E" w:rsidR="18DDDF7D">
        <w:rPr>
          <w:rFonts w:ascii="Aptos" w:hAnsi="Aptos" w:eastAsia="Aptos" w:cs="Aptos"/>
          <w:sz w:val="24"/>
          <w:szCs w:val="24"/>
        </w:rPr>
        <w:t xml:space="preserve"> for privacy;  </w:t>
      </w:r>
    </w:p>
    <w:p w:rsidR="18DDDF7D" w:rsidP="713F60F4" w:rsidRDefault="18DDDF7D" w14:paraId="7F9F73EC" w14:textId="61C54220">
      <w:pPr>
        <w:pStyle w:val="ListParagraph"/>
        <w:numPr>
          <w:ilvl w:val="1"/>
          <w:numId w:val="35"/>
        </w:numPr>
        <w:bidi w:val="0"/>
        <w:rPr>
          <w:rFonts w:ascii="Aptos" w:hAnsi="Aptos" w:eastAsia="Aptos" w:cs="Aptos"/>
          <w:sz w:val="24"/>
          <w:szCs w:val="24"/>
        </w:rPr>
      </w:pPr>
      <w:r w:rsidRPr="5BCA474E" w:rsidR="06045B8E">
        <w:rPr>
          <w:rFonts w:ascii="Aptos" w:hAnsi="Aptos" w:eastAsia="Aptos" w:cs="Aptos"/>
          <w:sz w:val="24"/>
          <w:szCs w:val="24"/>
        </w:rPr>
        <w:t xml:space="preserve">Since </w:t>
      </w:r>
      <w:r w:rsidRPr="5BCA474E" w:rsidR="71907359">
        <w:rPr>
          <w:rFonts w:ascii="Aptos" w:hAnsi="Aptos" w:eastAsia="Aptos" w:cs="Aptos"/>
          <w:sz w:val="24"/>
          <w:szCs w:val="24"/>
        </w:rPr>
        <w:t xml:space="preserve">the </w:t>
      </w:r>
      <w:r w:rsidRPr="5BCA474E" w:rsidR="18DDDF7D">
        <w:rPr>
          <w:rFonts w:ascii="Aptos" w:hAnsi="Aptos" w:eastAsia="Aptos" w:cs="Aptos"/>
          <w:sz w:val="24"/>
          <w:szCs w:val="24"/>
        </w:rPr>
        <w:t>Credential Request Coordinator may delegate responsibilities to external "platform components</w:t>
      </w:r>
      <w:r w:rsidRPr="5BCA474E" w:rsidR="18DDDF7D">
        <w:rPr>
          <w:rFonts w:ascii="Aptos" w:hAnsi="Aptos" w:eastAsia="Aptos" w:cs="Aptos"/>
          <w:sz w:val="24"/>
          <w:szCs w:val="24"/>
        </w:rPr>
        <w:t>”,</w:t>
      </w:r>
      <w:r w:rsidRPr="5BCA474E" w:rsidR="18DDDF7D">
        <w:rPr>
          <w:rFonts w:ascii="Aptos" w:hAnsi="Aptos" w:eastAsia="Aptos" w:cs="Aptos"/>
          <w:sz w:val="24"/>
          <w:szCs w:val="24"/>
        </w:rPr>
        <w:t xml:space="preserve"> or “other trusted entities” (see Section 6)</w:t>
      </w:r>
      <w:r w:rsidRPr="5BCA474E" w:rsidR="14CF4981">
        <w:rPr>
          <w:rFonts w:ascii="Aptos" w:hAnsi="Aptos" w:eastAsia="Aptos" w:cs="Aptos"/>
          <w:sz w:val="24"/>
          <w:szCs w:val="24"/>
        </w:rPr>
        <w:t>,</w:t>
      </w:r>
      <w:r w:rsidRPr="5BCA474E" w:rsidR="18DDDF7D">
        <w:rPr>
          <w:rFonts w:ascii="Aptos" w:hAnsi="Aptos" w:eastAsia="Aptos" w:cs="Aptos"/>
          <w:sz w:val="24"/>
          <w:szCs w:val="24"/>
        </w:rPr>
        <w:t xml:space="preserve"> it </w:t>
      </w:r>
      <w:r w:rsidRPr="5BCA474E" w:rsidR="50A00A94">
        <w:rPr>
          <w:rFonts w:ascii="Aptos" w:hAnsi="Aptos" w:eastAsia="Aptos" w:cs="Aptos"/>
          <w:sz w:val="24"/>
          <w:szCs w:val="24"/>
        </w:rPr>
        <w:t xml:space="preserve">should be </w:t>
      </w:r>
      <w:r w:rsidRPr="5BCA474E" w:rsidR="50A00A94">
        <w:rPr>
          <w:rFonts w:ascii="Aptos" w:hAnsi="Aptos" w:eastAsia="Aptos" w:cs="Aptos"/>
          <w:sz w:val="24"/>
          <w:szCs w:val="24"/>
        </w:rPr>
        <w:t xml:space="preserve">clear </w:t>
      </w:r>
      <w:r w:rsidRPr="5BCA474E" w:rsidR="18DDDF7D">
        <w:rPr>
          <w:rFonts w:ascii="Aptos" w:hAnsi="Aptos" w:eastAsia="Aptos" w:cs="Aptos"/>
          <w:sz w:val="24"/>
          <w:szCs w:val="24"/>
        </w:rPr>
        <w:t xml:space="preserve">whether they are used and, if so, ensure they are </w:t>
      </w:r>
      <w:r w:rsidRPr="5BCA474E" w:rsidR="18DDDF7D">
        <w:rPr>
          <w:rFonts w:ascii="Aptos" w:hAnsi="Aptos" w:eastAsia="Aptos" w:cs="Aptos"/>
          <w:sz w:val="24"/>
          <w:szCs w:val="24"/>
        </w:rPr>
        <w:t>operated</w:t>
      </w:r>
      <w:r w:rsidRPr="5BCA474E" w:rsidR="18DDDF7D">
        <w:rPr>
          <w:rFonts w:ascii="Aptos" w:hAnsi="Aptos" w:eastAsia="Aptos" w:cs="Aptos"/>
          <w:sz w:val="24"/>
          <w:szCs w:val="24"/>
        </w:rPr>
        <w:t xml:space="preserve"> under European</w:t>
      </w:r>
      <w:r w:rsidRPr="5BCA474E" w:rsidR="5D42C3C5">
        <w:rPr>
          <w:rFonts w:ascii="Aptos" w:hAnsi="Aptos" w:eastAsia="Aptos" w:cs="Aptos"/>
          <w:sz w:val="24"/>
          <w:szCs w:val="24"/>
        </w:rPr>
        <w:t xml:space="preserve"> Union</w:t>
      </w:r>
      <w:r w:rsidRPr="5BCA474E" w:rsidR="18DDDF7D">
        <w:rPr>
          <w:rFonts w:ascii="Aptos" w:hAnsi="Aptos" w:eastAsia="Aptos" w:cs="Aptos"/>
          <w:sz w:val="24"/>
          <w:szCs w:val="24"/>
        </w:rPr>
        <w:t xml:space="preserve"> </w:t>
      </w:r>
      <w:r w:rsidRPr="5BCA474E" w:rsidR="18DDDF7D">
        <w:rPr>
          <w:rFonts w:ascii="Aptos" w:hAnsi="Aptos" w:eastAsia="Aptos" w:cs="Aptos"/>
          <w:sz w:val="24"/>
          <w:szCs w:val="24"/>
        </w:rPr>
        <w:t>jurisdiction</w:t>
      </w:r>
      <w:r w:rsidRPr="5BCA474E" w:rsidR="18DDDF7D">
        <w:rPr>
          <w:rFonts w:ascii="Aptos" w:hAnsi="Aptos" w:eastAsia="Aptos" w:cs="Aptos"/>
          <w:sz w:val="24"/>
          <w:szCs w:val="24"/>
        </w:rPr>
        <w:t xml:space="preserve">; </w:t>
      </w:r>
    </w:p>
    <w:p w:rsidR="18DDDF7D" w:rsidP="713F60F4" w:rsidRDefault="18DDDF7D" w14:paraId="34203162" w14:textId="1B1D33AB">
      <w:pPr>
        <w:pStyle w:val="ListParagraph"/>
        <w:numPr>
          <w:ilvl w:val="1"/>
          <w:numId w:val="35"/>
        </w:numPr>
        <w:bidi w:val="0"/>
        <w:rPr>
          <w:rFonts w:ascii="Aptos" w:hAnsi="Aptos" w:eastAsia="Aptos" w:cs="Aptos"/>
          <w:sz w:val="24"/>
          <w:szCs w:val="24"/>
        </w:rPr>
      </w:pPr>
      <w:r w:rsidRPr="713F60F4" w:rsidR="18DDDF7D">
        <w:rPr>
          <w:rFonts w:ascii="Aptos" w:hAnsi="Aptos" w:eastAsia="Aptos" w:cs="Aptos"/>
          <w:sz w:val="24"/>
          <w:szCs w:val="24"/>
        </w:rPr>
        <w:t xml:space="preserve">Protocol registry (Section 5);  </w:t>
      </w:r>
    </w:p>
    <w:p w:rsidR="18DDDF7D" w:rsidP="713F60F4" w:rsidRDefault="18DDDF7D" w14:paraId="481D04DD" w14:textId="5F7EB8B2">
      <w:pPr>
        <w:pStyle w:val="ListParagraph"/>
        <w:numPr>
          <w:ilvl w:val="1"/>
          <w:numId w:val="35"/>
        </w:numPr>
        <w:bidi w:val="0"/>
        <w:rPr>
          <w:rFonts w:ascii="Aptos" w:hAnsi="Aptos" w:eastAsia="Aptos" w:cs="Aptos"/>
          <w:sz w:val="24"/>
          <w:szCs w:val="24"/>
        </w:rPr>
      </w:pPr>
      <w:r w:rsidRPr="713F60F4" w:rsidR="18DDDF7D">
        <w:rPr>
          <w:rFonts w:ascii="Aptos" w:hAnsi="Aptos" w:eastAsia="Aptos" w:cs="Aptos"/>
          <w:sz w:val="24"/>
          <w:szCs w:val="24"/>
        </w:rPr>
        <w:t xml:space="preserve">User’s consent for presentations and rendering of display messages (avoiding duplication or interference with Wallet Instance functionality);  </w:t>
      </w:r>
    </w:p>
    <w:p w:rsidR="18DDDF7D" w:rsidP="713F60F4" w:rsidRDefault="18DDDF7D" w14:paraId="7BE790D5" w14:textId="5AF3DFB3">
      <w:pPr>
        <w:pStyle w:val="ListParagraph"/>
        <w:numPr>
          <w:ilvl w:val="1"/>
          <w:numId w:val="35"/>
        </w:numPr>
        <w:bidi w:val="0"/>
        <w:rPr>
          <w:rFonts w:ascii="Aptos" w:hAnsi="Aptos" w:eastAsia="Aptos" w:cs="Aptos"/>
          <w:sz w:val="24"/>
          <w:szCs w:val="24"/>
        </w:rPr>
      </w:pPr>
      <w:r w:rsidRPr="0FC4628D" w:rsidR="41349095">
        <w:rPr>
          <w:rFonts w:ascii="Aptos" w:hAnsi="Aptos" w:eastAsia="Aptos" w:cs="Aptos"/>
          <w:sz w:val="24"/>
          <w:szCs w:val="24"/>
        </w:rPr>
        <w:t>Support</w:t>
      </w:r>
      <w:r w:rsidRPr="0FC4628D" w:rsidR="41349095">
        <w:rPr>
          <w:rFonts w:ascii="Aptos" w:hAnsi="Aptos" w:eastAsia="Aptos" w:cs="Aptos"/>
          <w:sz w:val="24"/>
          <w:szCs w:val="24"/>
        </w:rPr>
        <w:t xml:space="preserve"> of </w:t>
      </w:r>
      <w:r w:rsidRPr="0FC4628D" w:rsidR="41349095">
        <w:rPr>
          <w:rFonts w:ascii="Aptos" w:hAnsi="Aptos" w:eastAsia="Aptos" w:cs="Aptos"/>
          <w:sz w:val="24"/>
          <w:szCs w:val="24"/>
        </w:rPr>
        <w:t xml:space="preserve">SCA for payment and </w:t>
      </w:r>
      <w:r w:rsidRPr="0FC4628D" w:rsidR="2B3CC469">
        <w:rPr>
          <w:rFonts w:ascii="Aptos" w:hAnsi="Aptos" w:eastAsia="Aptos" w:cs="Aptos"/>
          <w:sz w:val="24"/>
          <w:szCs w:val="24"/>
        </w:rPr>
        <w:t xml:space="preserve">alignment with </w:t>
      </w:r>
      <w:r w:rsidRPr="0FC4628D" w:rsidR="5328E336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the </w:t>
      </w:r>
      <w:hyperlink r:id="R24e89aed05e5474e">
        <w:r w:rsidRPr="0FC4628D" w:rsidR="5328E33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 w:eastAsia="en-US" w:bidi="ar-SA"/>
          </w:rPr>
          <w:t>EC TS12 v1.0.1 (2026-01) - Specification of electronic payments Strong Customer Authentication (SCA) implementation with the wallet</w:t>
        </w:r>
      </w:hyperlink>
      <w:r w:rsidRPr="0FC4628D" w:rsidR="41349095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0FC4628D" w:rsidR="41349095">
        <w:rPr>
          <w:rFonts w:ascii="Aptos" w:hAnsi="Aptos" w:eastAsia="Aptos" w:cs="Aptos"/>
          <w:sz w:val="24"/>
          <w:szCs w:val="24"/>
        </w:rPr>
        <w:t>s</w:t>
      </w:r>
      <w:r w:rsidRPr="0FC4628D" w:rsidR="41349095">
        <w:rPr>
          <w:rFonts w:ascii="Aptos" w:hAnsi="Aptos" w:eastAsia="Aptos" w:cs="Aptos"/>
          <w:sz w:val="24"/>
          <w:szCs w:val="24"/>
        </w:rPr>
        <w:t>pec</w:t>
      </w:r>
      <w:r w:rsidRPr="0FC4628D" w:rsidR="41349095">
        <w:rPr>
          <w:rFonts w:ascii="Aptos" w:hAnsi="Aptos" w:eastAsia="Aptos" w:cs="Aptos"/>
          <w:sz w:val="24"/>
          <w:szCs w:val="24"/>
        </w:rPr>
        <w:t>ification.</w:t>
      </w:r>
    </w:p>
    <w:sectPr w:rsidRPr="00854A3F" w:rsidR="007678C0" w:rsidSect="00A52158">
      <w:footerReference w:type="default" r:id="rId12"/>
      <w:pgSz w:w="11906" w:h="16838" w:orient="portrait"/>
      <w:pgMar w:top="1440" w:right="1440" w:bottom="1440" w:left="1134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3987" w:rsidP="00545C91" w:rsidRDefault="00053987" w14:paraId="21B74939" w14:textId="77777777">
      <w:pPr>
        <w:spacing w:after="0" w:line="240" w:lineRule="auto"/>
      </w:pPr>
      <w:r>
        <w:separator/>
      </w:r>
    </w:p>
  </w:endnote>
  <w:endnote w:type="continuationSeparator" w:id="0">
    <w:p w:rsidR="00053987" w:rsidP="00545C91" w:rsidRDefault="00053987" w14:paraId="5C92B3C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705462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45C91" w:rsidRDefault="00545C91" w14:paraId="2FE52182" w14:textId="3720A48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45C91" w:rsidRDefault="00545C91" w14:paraId="3B9DB4D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3987" w:rsidP="00545C91" w:rsidRDefault="00053987" w14:paraId="26C39332" w14:textId="77777777">
      <w:pPr>
        <w:spacing w:after="0" w:line="240" w:lineRule="auto"/>
      </w:pPr>
      <w:r>
        <w:separator/>
      </w:r>
    </w:p>
  </w:footnote>
  <w:footnote w:type="continuationSeparator" w:id="0">
    <w:p w:rsidR="00053987" w:rsidP="00545C91" w:rsidRDefault="00053987" w14:paraId="72BC6764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2SgdEmm5hn+gv" int2:id="HiP0V0Fh">
      <int2:state int2:type="spell" int2:value="Rejected"/>
    </int2:textHash>
    <int2:textHash int2:hashCode="7kjvK8/+YyFrsy" int2:id="DdbV1pNl">
      <int2:state int2:type="spell" int2:value="Rejected"/>
    </int2:textHash>
    <int2:textHash int2:hashCode="1ToCdi4XQroEQh" int2:id="z2u4a3ND">
      <int2:state int2:type="spell" int2:value="Rejected"/>
    </int2:textHash>
    <int2:textHash int2:hashCode="my5oOhShI4Fpfk" int2:id="LSzvhd1b">
      <int2:state int2:type="spell" int2:value="Rejected"/>
    </int2:textHash>
    <int2:textHash int2:hashCode="svBzgs17aeVZYc" int2:id="4amKedug">
      <int2:state int2:type="spell" int2:value="Rejected"/>
    </int2:textHash>
    <int2:textHash int2:hashCode="563hg5G456pp3R" int2:id="DdZ1jmsT">
      <int2:state int2:type="spell" int2:value="Rejected"/>
    </int2:textHash>
    <int2:textHash int2:hashCode="NageBrkpwLVp5i" int2:id="Q7EgRlir">
      <int2:state int2:type="spell" int2:value="Rejected"/>
    </int2:textHash>
    <int2:textHash int2:hashCode="832R7RgV8tsn+v" int2:id="szPG2cr0">
      <int2:state int2:type="spell" int2:value="Rejected"/>
    </int2:textHash>
    <int2:textHash int2:hashCode="LMKtWUs7RFx+u+" int2:id="fLVOcr6V">
      <int2:state int2:type="spell" int2:value="Rejected"/>
    </int2:textHash>
    <int2:textHash int2:hashCode="C41TFkDnUqO0/b" int2:id="glFpLmZK">
      <int2:state int2:type="spell" int2:value="Rejected"/>
    </int2:textHash>
    <int2:textHash int2:hashCode="9yLC2pHaLXxe6Q" int2:id="GILVNLRJ">
      <int2:state int2:type="spell" int2:value="Rejected"/>
    </int2:textHash>
    <int2:textHash int2:hashCode="Pw7FfA2lExZe2Y" int2:id="GBYSBygh">
      <int2:state int2:type="spell" int2:value="Rejected"/>
    </int2:textHash>
    <int2:textHash int2:hashCode="BK9HnDI0ufnGnz" int2:id="dOBkRWcw">
      <int2:state int2:type="spell" int2:value="Rejected"/>
    </int2:textHash>
    <int2:textHash int2:hashCode="tFpE1DVVLRYQCE" int2:id="gBAkHDSV">
      <int2:state int2:type="spell" int2:value="Rejected"/>
    </int2:textHash>
    <int2:textHash int2:hashCode="Qgxvg8Hr01ZXSe" int2:id="NdqesHdm">
      <int2:state int2:type="spell" int2:value="Rejected"/>
    </int2:textHash>
    <int2:textHash int2:hashCode="6viVbtFSoqkILV" int2:id="Xlbo7erQ">
      <int2:state int2:type="spell" int2:value="Rejected"/>
    </int2:textHash>
    <int2:textHash int2:hashCode="SxIW80XL01avQ1" int2:id="QxNzVgAJ">
      <int2:state int2:type="spell" int2:value="Rejected"/>
    </int2:textHash>
    <int2:textHash int2:hashCode="NH6+Lhgy5RAHkU" int2:id="OcGHACOC">
      <int2:state int2:type="spell" int2:value="Rejected"/>
    </int2:textHash>
    <int2:textHash int2:hashCode="xfVWmS7lXMxZLt" int2:id="WCH77tmN">
      <int2:state int2:type="spell" int2:value="Rejected"/>
    </int2:textHash>
    <int2:textHash int2:hashCode="x0m2AI85lEaLIC" int2:id="LIjD6kfA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4">
    <w:nsid w:val="68037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ec7ec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c48a2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feaf6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994612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88dd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B2678D"/>
    <w:multiLevelType w:val="multilevel"/>
    <w:tmpl w:val="CC7E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317DDD2"/>
    <w:multiLevelType w:val="multilevel"/>
    <w:tmpl w:val="1EE240C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527751"/>
    <w:multiLevelType w:val="multilevel"/>
    <w:tmpl w:val="5364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BC06F39"/>
    <w:multiLevelType w:val="hybridMultilevel"/>
    <w:tmpl w:val="5EA68576"/>
    <w:lvl w:ilvl="0" w:tplc="FFFFFFFF">
      <w:start w:val="1"/>
      <w:numFmt w:val="decimal"/>
      <w:lvlText w:val="Task %1."/>
      <w:lvlJc w:val="left"/>
      <w:pPr>
        <w:ind w:left="73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59" w:hanging="360"/>
      </w:pPr>
    </w:lvl>
    <w:lvl w:ilvl="2" w:tplc="FFFFFFFF">
      <w:start w:val="1"/>
      <w:numFmt w:val="lowerRoman"/>
      <w:lvlText w:val="%3."/>
      <w:lvlJc w:val="right"/>
      <w:pPr>
        <w:ind w:left="2179" w:hanging="180"/>
      </w:pPr>
    </w:lvl>
    <w:lvl w:ilvl="3" w:tplc="FFFFFFFF" w:tentative="1">
      <w:start w:val="1"/>
      <w:numFmt w:val="decimal"/>
      <w:lvlText w:val="%4."/>
      <w:lvlJc w:val="left"/>
      <w:pPr>
        <w:ind w:left="2899" w:hanging="360"/>
      </w:pPr>
    </w:lvl>
    <w:lvl w:ilvl="4" w:tplc="FFFFFFFF" w:tentative="1">
      <w:start w:val="1"/>
      <w:numFmt w:val="lowerLetter"/>
      <w:lvlText w:val="%5."/>
      <w:lvlJc w:val="left"/>
      <w:pPr>
        <w:ind w:left="3619" w:hanging="360"/>
      </w:pPr>
    </w:lvl>
    <w:lvl w:ilvl="5" w:tplc="FFFFFFFF" w:tentative="1">
      <w:start w:val="1"/>
      <w:numFmt w:val="lowerRoman"/>
      <w:lvlText w:val="%6."/>
      <w:lvlJc w:val="right"/>
      <w:pPr>
        <w:ind w:left="4339" w:hanging="180"/>
      </w:pPr>
    </w:lvl>
    <w:lvl w:ilvl="6" w:tplc="FFFFFFFF" w:tentative="1">
      <w:start w:val="1"/>
      <w:numFmt w:val="decimal"/>
      <w:lvlText w:val="%7."/>
      <w:lvlJc w:val="left"/>
      <w:pPr>
        <w:ind w:left="5059" w:hanging="360"/>
      </w:pPr>
    </w:lvl>
    <w:lvl w:ilvl="7" w:tplc="FFFFFFFF" w:tentative="1">
      <w:start w:val="1"/>
      <w:numFmt w:val="lowerLetter"/>
      <w:lvlText w:val="%8."/>
      <w:lvlJc w:val="left"/>
      <w:pPr>
        <w:ind w:left="5779" w:hanging="360"/>
      </w:pPr>
    </w:lvl>
    <w:lvl w:ilvl="8" w:tplc="FFFFFFFF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4" w15:restartNumberingAfterBreak="0">
    <w:nsid w:val="1893037D"/>
    <w:multiLevelType w:val="hybridMultilevel"/>
    <w:tmpl w:val="5EA68576"/>
    <w:lvl w:ilvl="0" w:tplc="FFFFFFFF">
      <w:start w:val="1"/>
      <w:numFmt w:val="decimal"/>
      <w:lvlText w:val="Task %1."/>
      <w:lvlJc w:val="left"/>
      <w:pPr>
        <w:ind w:left="73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59" w:hanging="360"/>
      </w:pPr>
    </w:lvl>
    <w:lvl w:ilvl="2" w:tplc="FFFFFFFF">
      <w:start w:val="1"/>
      <w:numFmt w:val="lowerRoman"/>
      <w:lvlText w:val="%3."/>
      <w:lvlJc w:val="right"/>
      <w:pPr>
        <w:ind w:left="2179" w:hanging="180"/>
      </w:pPr>
    </w:lvl>
    <w:lvl w:ilvl="3" w:tplc="FFFFFFFF" w:tentative="1">
      <w:start w:val="1"/>
      <w:numFmt w:val="decimal"/>
      <w:lvlText w:val="%4."/>
      <w:lvlJc w:val="left"/>
      <w:pPr>
        <w:ind w:left="2899" w:hanging="360"/>
      </w:pPr>
    </w:lvl>
    <w:lvl w:ilvl="4" w:tplc="FFFFFFFF" w:tentative="1">
      <w:start w:val="1"/>
      <w:numFmt w:val="lowerLetter"/>
      <w:lvlText w:val="%5."/>
      <w:lvlJc w:val="left"/>
      <w:pPr>
        <w:ind w:left="3619" w:hanging="360"/>
      </w:pPr>
    </w:lvl>
    <w:lvl w:ilvl="5" w:tplc="FFFFFFFF" w:tentative="1">
      <w:start w:val="1"/>
      <w:numFmt w:val="lowerRoman"/>
      <w:lvlText w:val="%6."/>
      <w:lvlJc w:val="right"/>
      <w:pPr>
        <w:ind w:left="4339" w:hanging="180"/>
      </w:pPr>
    </w:lvl>
    <w:lvl w:ilvl="6" w:tplc="FFFFFFFF" w:tentative="1">
      <w:start w:val="1"/>
      <w:numFmt w:val="decimal"/>
      <w:lvlText w:val="%7."/>
      <w:lvlJc w:val="left"/>
      <w:pPr>
        <w:ind w:left="5059" w:hanging="360"/>
      </w:pPr>
    </w:lvl>
    <w:lvl w:ilvl="7" w:tplc="FFFFFFFF" w:tentative="1">
      <w:start w:val="1"/>
      <w:numFmt w:val="lowerLetter"/>
      <w:lvlText w:val="%8."/>
      <w:lvlJc w:val="left"/>
      <w:pPr>
        <w:ind w:left="5779" w:hanging="360"/>
      </w:pPr>
    </w:lvl>
    <w:lvl w:ilvl="8" w:tplc="FFFFFFFF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5" w15:restartNumberingAfterBreak="0">
    <w:nsid w:val="1A43374F"/>
    <w:multiLevelType w:val="hybridMultilevel"/>
    <w:tmpl w:val="2D3E094A"/>
    <w:lvl w:ilvl="0" w:tplc="080C001B">
      <w:start w:val="1"/>
      <w:numFmt w:val="lowerRoman"/>
      <w:lvlText w:val="%1."/>
      <w:lvlJc w:val="right"/>
      <w:pPr>
        <w:ind w:left="739" w:hanging="360"/>
      </w:pPr>
    </w:lvl>
    <w:lvl w:ilvl="1" w:tplc="08090019" w:tentative="1">
      <w:start w:val="1"/>
      <w:numFmt w:val="lowerLetter"/>
      <w:lvlText w:val="%2."/>
      <w:lvlJc w:val="left"/>
      <w:pPr>
        <w:ind w:left="1459" w:hanging="360"/>
      </w:pPr>
    </w:lvl>
    <w:lvl w:ilvl="2" w:tplc="0809001B" w:tentative="1">
      <w:start w:val="1"/>
      <w:numFmt w:val="lowerRoman"/>
      <w:lvlText w:val="%3."/>
      <w:lvlJc w:val="right"/>
      <w:pPr>
        <w:ind w:left="2179" w:hanging="180"/>
      </w:pPr>
    </w:lvl>
    <w:lvl w:ilvl="3" w:tplc="0809000F" w:tentative="1">
      <w:start w:val="1"/>
      <w:numFmt w:val="decimal"/>
      <w:lvlText w:val="%4."/>
      <w:lvlJc w:val="left"/>
      <w:pPr>
        <w:ind w:left="2899" w:hanging="360"/>
      </w:pPr>
    </w:lvl>
    <w:lvl w:ilvl="4" w:tplc="08090019" w:tentative="1">
      <w:start w:val="1"/>
      <w:numFmt w:val="lowerLetter"/>
      <w:lvlText w:val="%5."/>
      <w:lvlJc w:val="left"/>
      <w:pPr>
        <w:ind w:left="3619" w:hanging="360"/>
      </w:pPr>
    </w:lvl>
    <w:lvl w:ilvl="5" w:tplc="0809001B" w:tentative="1">
      <w:start w:val="1"/>
      <w:numFmt w:val="lowerRoman"/>
      <w:lvlText w:val="%6."/>
      <w:lvlJc w:val="right"/>
      <w:pPr>
        <w:ind w:left="4339" w:hanging="180"/>
      </w:pPr>
    </w:lvl>
    <w:lvl w:ilvl="6" w:tplc="0809000F" w:tentative="1">
      <w:start w:val="1"/>
      <w:numFmt w:val="decimal"/>
      <w:lvlText w:val="%7."/>
      <w:lvlJc w:val="left"/>
      <w:pPr>
        <w:ind w:left="5059" w:hanging="360"/>
      </w:pPr>
    </w:lvl>
    <w:lvl w:ilvl="7" w:tplc="08090019" w:tentative="1">
      <w:start w:val="1"/>
      <w:numFmt w:val="lowerLetter"/>
      <w:lvlText w:val="%8."/>
      <w:lvlJc w:val="left"/>
      <w:pPr>
        <w:ind w:left="5779" w:hanging="360"/>
      </w:pPr>
    </w:lvl>
    <w:lvl w:ilvl="8" w:tplc="08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6" w15:restartNumberingAfterBreak="0">
    <w:nsid w:val="1C866691"/>
    <w:multiLevelType w:val="hybridMultilevel"/>
    <w:tmpl w:val="528EA904"/>
    <w:lvl w:ilvl="0" w:tplc="08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1C5983"/>
    <w:multiLevelType w:val="multilevel"/>
    <w:tmpl w:val="EA5205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>
      <w:start w:val="2024"/>
      <w:numFmt w:val="bullet"/>
      <w:lvlText w:val="-"/>
      <w:lvlJc w:val="left"/>
      <w:pPr>
        <w:ind w:left="1080" w:hanging="360"/>
      </w:pPr>
      <w:rPr>
        <w:rFonts w:hint="default" w:ascii="Calibri" w:hAnsi="Calibri" w:eastAsia="Times New Roman" w:cs="Calibri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2001A4E"/>
    <w:multiLevelType w:val="multilevel"/>
    <w:tmpl w:val="B71C582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lowerRoman"/>
      <w:lvlText w:val="%4)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2EFA7338"/>
    <w:multiLevelType w:val="hybridMultilevel"/>
    <w:tmpl w:val="5EA68576"/>
    <w:lvl w:ilvl="0" w:tplc="4DC2760E">
      <w:start w:val="1"/>
      <w:numFmt w:val="decimal"/>
      <w:lvlText w:val="Task %1."/>
      <w:lvlJc w:val="left"/>
      <w:pPr>
        <w:ind w:left="739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59" w:hanging="360"/>
      </w:pPr>
    </w:lvl>
    <w:lvl w:ilvl="2" w:tplc="0809001B">
      <w:start w:val="1"/>
      <w:numFmt w:val="lowerRoman"/>
      <w:lvlText w:val="%3."/>
      <w:lvlJc w:val="right"/>
      <w:pPr>
        <w:ind w:left="2179" w:hanging="180"/>
      </w:pPr>
    </w:lvl>
    <w:lvl w:ilvl="3" w:tplc="0809000F" w:tentative="1">
      <w:start w:val="1"/>
      <w:numFmt w:val="decimal"/>
      <w:lvlText w:val="%4."/>
      <w:lvlJc w:val="left"/>
      <w:pPr>
        <w:ind w:left="2899" w:hanging="360"/>
      </w:pPr>
    </w:lvl>
    <w:lvl w:ilvl="4" w:tplc="08090019" w:tentative="1">
      <w:start w:val="1"/>
      <w:numFmt w:val="lowerLetter"/>
      <w:lvlText w:val="%5."/>
      <w:lvlJc w:val="left"/>
      <w:pPr>
        <w:ind w:left="3619" w:hanging="360"/>
      </w:pPr>
    </w:lvl>
    <w:lvl w:ilvl="5" w:tplc="0809001B" w:tentative="1">
      <w:start w:val="1"/>
      <w:numFmt w:val="lowerRoman"/>
      <w:lvlText w:val="%6."/>
      <w:lvlJc w:val="right"/>
      <w:pPr>
        <w:ind w:left="4339" w:hanging="180"/>
      </w:pPr>
    </w:lvl>
    <w:lvl w:ilvl="6" w:tplc="0809000F" w:tentative="1">
      <w:start w:val="1"/>
      <w:numFmt w:val="decimal"/>
      <w:lvlText w:val="%7."/>
      <w:lvlJc w:val="left"/>
      <w:pPr>
        <w:ind w:left="5059" w:hanging="360"/>
      </w:pPr>
    </w:lvl>
    <w:lvl w:ilvl="7" w:tplc="08090019" w:tentative="1">
      <w:start w:val="1"/>
      <w:numFmt w:val="lowerLetter"/>
      <w:lvlText w:val="%8."/>
      <w:lvlJc w:val="left"/>
      <w:pPr>
        <w:ind w:left="5779" w:hanging="360"/>
      </w:pPr>
    </w:lvl>
    <w:lvl w:ilvl="8" w:tplc="08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10" w15:restartNumberingAfterBreak="0">
    <w:nsid w:val="2F0930C5"/>
    <w:multiLevelType w:val="hybridMultilevel"/>
    <w:tmpl w:val="6270FB2E"/>
    <w:lvl w:ilvl="0" w:tplc="281AD072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282656C"/>
    <w:multiLevelType w:val="hybridMultilevel"/>
    <w:tmpl w:val="4F4A4CE6"/>
    <w:lvl w:ilvl="0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3738303A"/>
    <w:multiLevelType w:val="hybridMultilevel"/>
    <w:tmpl w:val="01928F6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A1D2ED2"/>
    <w:multiLevelType w:val="multilevel"/>
    <w:tmpl w:val="B594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3BE57053"/>
    <w:multiLevelType w:val="hybridMultilevel"/>
    <w:tmpl w:val="BB94A804"/>
    <w:lvl w:ilvl="0" w:tplc="080C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0C46971"/>
    <w:multiLevelType w:val="multilevel"/>
    <w:tmpl w:val="CBCC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19C44F4"/>
    <w:multiLevelType w:val="hybridMultilevel"/>
    <w:tmpl w:val="1C8CAF34"/>
    <w:lvl w:ilvl="0" w:tplc="281AD072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7D7DF58"/>
    <w:multiLevelType w:val="multilevel"/>
    <w:tmpl w:val="6D1EA370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9D83230"/>
    <w:multiLevelType w:val="hybridMultilevel"/>
    <w:tmpl w:val="4F9811C4"/>
    <w:lvl w:ilvl="0" w:tplc="08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B8A258A"/>
    <w:multiLevelType w:val="hybridMultilevel"/>
    <w:tmpl w:val="B7C221E4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471BD2"/>
    <w:multiLevelType w:val="hybridMultilevel"/>
    <w:tmpl w:val="F9D02324"/>
    <w:lvl w:ilvl="0" w:tplc="9AD8D704">
      <w:numFmt w:val="bullet"/>
      <w:lvlText w:val="-"/>
      <w:lvlJc w:val="left"/>
      <w:pPr>
        <w:ind w:left="1233" w:hanging="360"/>
      </w:pPr>
      <w:rPr>
        <w:rFonts w:hint="default" w:ascii="Calibri" w:hAnsi="Calibri" w:eastAsia="Times New Roman" w:cs="Calibri"/>
      </w:rPr>
    </w:lvl>
    <w:lvl w:ilvl="1" w:tplc="080C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80C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80C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80C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80C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80C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80C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80C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1" w15:restartNumberingAfterBreak="0">
    <w:nsid w:val="53D14E15"/>
    <w:multiLevelType w:val="hybridMultilevel"/>
    <w:tmpl w:val="9340823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A4516CA"/>
    <w:multiLevelType w:val="hybridMultilevel"/>
    <w:tmpl w:val="7578014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DA24718"/>
    <w:multiLevelType w:val="hybridMultilevel"/>
    <w:tmpl w:val="297AA3A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lang w:val="en-GB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6E114396"/>
    <w:multiLevelType w:val="multilevel"/>
    <w:tmpl w:val="206E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70955581"/>
    <w:multiLevelType w:val="multilevel"/>
    <w:tmpl w:val="FA44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76AE436A"/>
    <w:multiLevelType w:val="hybridMultilevel"/>
    <w:tmpl w:val="537C4C90"/>
    <w:lvl w:ilvl="0" w:tplc="9AD8D704">
      <w:numFmt w:val="bullet"/>
      <w:lvlText w:val="-"/>
      <w:lvlJc w:val="left"/>
      <w:pPr>
        <w:ind w:left="525" w:hanging="360"/>
      </w:pPr>
      <w:rPr>
        <w:rFonts w:hint="default" w:ascii="Calibri" w:hAnsi="Calibri" w:eastAsia="Times New Roman" w:cs="Calibri"/>
      </w:rPr>
    </w:lvl>
    <w:lvl w:ilvl="1" w:tplc="080C0003" w:tentative="1">
      <w:start w:val="1"/>
      <w:numFmt w:val="bullet"/>
      <w:lvlText w:val="o"/>
      <w:lvlJc w:val="left"/>
      <w:pPr>
        <w:ind w:left="1245" w:hanging="360"/>
      </w:pPr>
      <w:rPr>
        <w:rFonts w:hint="default" w:ascii="Courier New" w:hAnsi="Courier New" w:cs="Courier New"/>
      </w:rPr>
    </w:lvl>
    <w:lvl w:ilvl="2" w:tplc="080C0005" w:tentative="1">
      <w:start w:val="1"/>
      <w:numFmt w:val="bullet"/>
      <w:lvlText w:val=""/>
      <w:lvlJc w:val="left"/>
      <w:pPr>
        <w:ind w:left="1965" w:hanging="360"/>
      </w:pPr>
      <w:rPr>
        <w:rFonts w:hint="default" w:ascii="Wingdings" w:hAnsi="Wingdings"/>
      </w:rPr>
    </w:lvl>
    <w:lvl w:ilvl="3" w:tplc="080C0001" w:tentative="1">
      <w:start w:val="1"/>
      <w:numFmt w:val="bullet"/>
      <w:lvlText w:val=""/>
      <w:lvlJc w:val="left"/>
      <w:pPr>
        <w:ind w:left="2685" w:hanging="360"/>
      </w:pPr>
      <w:rPr>
        <w:rFonts w:hint="default" w:ascii="Symbol" w:hAnsi="Symbol"/>
      </w:rPr>
    </w:lvl>
    <w:lvl w:ilvl="4" w:tplc="080C0003" w:tentative="1">
      <w:start w:val="1"/>
      <w:numFmt w:val="bullet"/>
      <w:lvlText w:val="o"/>
      <w:lvlJc w:val="left"/>
      <w:pPr>
        <w:ind w:left="3405" w:hanging="360"/>
      </w:pPr>
      <w:rPr>
        <w:rFonts w:hint="default" w:ascii="Courier New" w:hAnsi="Courier New" w:cs="Courier New"/>
      </w:rPr>
    </w:lvl>
    <w:lvl w:ilvl="5" w:tplc="080C0005" w:tentative="1">
      <w:start w:val="1"/>
      <w:numFmt w:val="bullet"/>
      <w:lvlText w:val=""/>
      <w:lvlJc w:val="left"/>
      <w:pPr>
        <w:ind w:left="4125" w:hanging="360"/>
      </w:pPr>
      <w:rPr>
        <w:rFonts w:hint="default" w:ascii="Wingdings" w:hAnsi="Wingdings"/>
      </w:rPr>
    </w:lvl>
    <w:lvl w:ilvl="6" w:tplc="080C0001" w:tentative="1">
      <w:start w:val="1"/>
      <w:numFmt w:val="bullet"/>
      <w:lvlText w:val=""/>
      <w:lvlJc w:val="left"/>
      <w:pPr>
        <w:ind w:left="4845" w:hanging="360"/>
      </w:pPr>
      <w:rPr>
        <w:rFonts w:hint="default" w:ascii="Symbol" w:hAnsi="Symbol"/>
      </w:rPr>
    </w:lvl>
    <w:lvl w:ilvl="7" w:tplc="080C0003" w:tentative="1">
      <w:start w:val="1"/>
      <w:numFmt w:val="bullet"/>
      <w:lvlText w:val="o"/>
      <w:lvlJc w:val="left"/>
      <w:pPr>
        <w:ind w:left="5565" w:hanging="360"/>
      </w:pPr>
      <w:rPr>
        <w:rFonts w:hint="default" w:ascii="Courier New" w:hAnsi="Courier New" w:cs="Courier New"/>
      </w:rPr>
    </w:lvl>
    <w:lvl w:ilvl="8" w:tplc="080C0005" w:tentative="1">
      <w:start w:val="1"/>
      <w:numFmt w:val="bullet"/>
      <w:lvlText w:val=""/>
      <w:lvlJc w:val="left"/>
      <w:pPr>
        <w:ind w:left="6285" w:hanging="360"/>
      </w:pPr>
      <w:rPr>
        <w:rFonts w:hint="default" w:ascii="Wingdings" w:hAnsi="Wingdings"/>
      </w:rPr>
    </w:lvl>
  </w:abstractNum>
  <w:abstractNum w:abstractNumId="27" w15:restartNumberingAfterBreak="0">
    <w:nsid w:val="78787485"/>
    <w:multiLevelType w:val="hybridMultilevel"/>
    <w:tmpl w:val="B5B6BF78"/>
    <w:lvl w:ilvl="0" w:tplc="94CA7F58">
      <w:start w:val="7"/>
      <w:numFmt w:val="bullet"/>
      <w:lvlText w:val=""/>
      <w:lvlJc w:val="left"/>
      <w:pPr>
        <w:ind w:left="1080" w:hanging="360"/>
      </w:pPr>
      <w:rPr>
        <w:rFonts w:hint="default" w:ascii="Wingdings" w:hAnsi="Wingdings" w:eastAsia="Times New Roman" w:cstheme="minorHAnsi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8" w15:restartNumberingAfterBreak="0">
    <w:nsid w:val="79F909D9"/>
    <w:multiLevelType w:val="multilevel"/>
    <w:tmpl w:val="D37C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1" w16cid:durableId="236550253">
    <w:abstractNumId w:val="1"/>
  </w:num>
  <w:num w:numId="2" w16cid:durableId="1068577244">
    <w:abstractNumId w:val="16"/>
  </w:num>
  <w:num w:numId="3" w16cid:durableId="1073897297">
    <w:abstractNumId w:val="10"/>
  </w:num>
  <w:num w:numId="4" w16cid:durableId="1520466683">
    <w:abstractNumId w:val="23"/>
  </w:num>
  <w:num w:numId="5" w16cid:durableId="1588879706">
    <w:abstractNumId w:val="28"/>
  </w:num>
  <w:num w:numId="6" w16cid:durableId="1601641383">
    <w:abstractNumId w:val="5"/>
  </w:num>
  <w:num w:numId="7" w16cid:durableId="1740637029">
    <w:abstractNumId w:val="22"/>
  </w:num>
  <w:num w:numId="8" w16cid:durableId="1824157937">
    <w:abstractNumId w:val="15"/>
  </w:num>
  <w:num w:numId="9" w16cid:durableId="182549704">
    <w:abstractNumId w:val="4"/>
  </w:num>
  <w:num w:numId="10" w16cid:durableId="1908491392">
    <w:abstractNumId w:val="25"/>
  </w:num>
  <w:num w:numId="11" w16cid:durableId="1955016843">
    <w:abstractNumId w:val="14"/>
  </w:num>
  <w:num w:numId="12" w16cid:durableId="2031224167">
    <w:abstractNumId w:val="2"/>
  </w:num>
  <w:num w:numId="13" w16cid:durableId="226188411">
    <w:abstractNumId w:val="11"/>
  </w:num>
  <w:num w:numId="14" w16cid:durableId="261567392">
    <w:abstractNumId w:val="6"/>
  </w:num>
  <w:num w:numId="15" w16cid:durableId="270356591">
    <w:abstractNumId w:val="13"/>
  </w:num>
  <w:num w:numId="16" w16cid:durableId="460348964">
    <w:abstractNumId w:val="18"/>
  </w:num>
  <w:num w:numId="17" w16cid:durableId="466162589">
    <w:abstractNumId w:val="19"/>
  </w:num>
  <w:num w:numId="18" w16cid:durableId="477235364">
    <w:abstractNumId w:val="0"/>
  </w:num>
  <w:num w:numId="19" w16cid:durableId="478039870">
    <w:abstractNumId w:val="27"/>
  </w:num>
  <w:num w:numId="20" w16cid:durableId="490172593">
    <w:abstractNumId w:val="24"/>
  </w:num>
  <w:num w:numId="21" w16cid:durableId="70779793">
    <w:abstractNumId w:val="20"/>
  </w:num>
  <w:num w:numId="22" w16cid:durableId="743995316">
    <w:abstractNumId w:val="7"/>
  </w:num>
  <w:num w:numId="23" w16cid:durableId="780227598">
    <w:abstractNumId w:val="8"/>
  </w:num>
  <w:num w:numId="24" w16cid:durableId="81921416">
    <w:abstractNumId w:val="21"/>
  </w:num>
  <w:num w:numId="25" w16cid:durableId="848174153">
    <w:abstractNumId w:val="3"/>
  </w:num>
  <w:num w:numId="26" w16cid:durableId="850069404">
    <w:abstractNumId w:val="9"/>
  </w:num>
  <w:num w:numId="27" w16cid:durableId="951787475">
    <w:abstractNumId w:val="26"/>
  </w:num>
  <w:num w:numId="28" w16cid:durableId="1545947467">
    <w:abstractNumId w:val="12"/>
  </w:num>
  <w:num w:numId="29" w16cid:durableId="198470405">
    <w:abstractNumId w:val="17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ishai">
    <w15:presenceInfo w15:providerId="AD" w15:userId="S::ishai_scytales.com#ext#@eceuropaeu.onmicrosoft.com::9e0350c4-5ee7-4d24-a6ee-e3693681c9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86C"/>
    <w:rsid w:val="00000348"/>
    <w:rsid w:val="00003415"/>
    <w:rsid w:val="00004B7C"/>
    <w:rsid w:val="00004C44"/>
    <w:rsid w:val="00007275"/>
    <w:rsid w:val="0000774B"/>
    <w:rsid w:val="000135B5"/>
    <w:rsid w:val="0001379D"/>
    <w:rsid w:val="000141B6"/>
    <w:rsid w:val="000202B1"/>
    <w:rsid w:val="00021709"/>
    <w:rsid w:val="0002185E"/>
    <w:rsid w:val="000259BD"/>
    <w:rsid w:val="00025FA3"/>
    <w:rsid w:val="00027409"/>
    <w:rsid w:val="00027A91"/>
    <w:rsid w:val="00027ADA"/>
    <w:rsid w:val="0003187D"/>
    <w:rsid w:val="00032DEC"/>
    <w:rsid w:val="000358D9"/>
    <w:rsid w:val="00036F0B"/>
    <w:rsid w:val="00040392"/>
    <w:rsid w:val="000408B3"/>
    <w:rsid w:val="0004301C"/>
    <w:rsid w:val="000452FA"/>
    <w:rsid w:val="00053466"/>
    <w:rsid w:val="00053987"/>
    <w:rsid w:val="00056270"/>
    <w:rsid w:val="00056E5A"/>
    <w:rsid w:val="000613FA"/>
    <w:rsid w:val="0006150E"/>
    <w:rsid w:val="00062CFF"/>
    <w:rsid w:val="0006362A"/>
    <w:rsid w:val="00065803"/>
    <w:rsid w:val="00067B0F"/>
    <w:rsid w:val="00071034"/>
    <w:rsid w:val="00080759"/>
    <w:rsid w:val="00080B7F"/>
    <w:rsid w:val="00083611"/>
    <w:rsid w:val="00085990"/>
    <w:rsid w:val="00086119"/>
    <w:rsid w:val="00086BB7"/>
    <w:rsid w:val="00097BA3"/>
    <w:rsid w:val="000A093E"/>
    <w:rsid w:val="000A1E1B"/>
    <w:rsid w:val="000A2036"/>
    <w:rsid w:val="000A35BF"/>
    <w:rsid w:val="000A4A02"/>
    <w:rsid w:val="000A4EB5"/>
    <w:rsid w:val="000A5423"/>
    <w:rsid w:val="000A57B5"/>
    <w:rsid w:val="000A5B85"/>
    <w:rsid w:val="000A62FB"/>
    <w:rsid w:val="000A7DC1"/>
    <w:rsid w:val="000B28F3"/>
    <w:rsid w:val="000B6208"/>
    <w:rsid w:val="000C0379"/>
    <w:rsid w:val="000C18F3"/>
    <w:rsid w:val="000C537E"/>
    <w:rsid w:val="000C5974"/>
    <w:rsid w:val="000C6BC3"/>
    <w:rsid w:val="000D1876"/>
    <w:rsid w:val="000D4CCE"/>
    <w:rsid w:val="000D5548"/>
    <w:rsid w:val="000D5652"/>
    <w:rsid w:val="000E2E07"/>
    <w:rsid w:val="000E443C"/>
    <w:rsid w:val="000F0723"/>
    <w:rsid w:val="000F564D"/>
    <w:rsid w:val="000F6FBE"/>
    <w:rsid w:val="000F7105"/>
    <w:rsid w:val="001008A5"/>
    <w:rsid w:val="00101C9A"/>
    <w:rsid w:val="00103499"/>
    <w:rsid w:val="0010732D"/>
    <w:rsid w:val="0011327B"/>
    <w:rsid w:val="0011467F"/>
    <w:rsid w:val="00117722"/>
    <w:rsid w:val="00120844"/>
    <w:rsid w:val="001208ED"/>
    <w:rsid w:val="00122F80"/>
    <w:rsid w:val="00126116"/>
    <w:rsid w:val="001314BA"/>
    <w:rsid w:val="00131E21"/>
    <w:rsid w:val="00132550"/>
    <w:rsid w:val="00132BD8"/>
    <w:rsid w:val="00132CDC"/>
    <w:rsid w:val="00134E79"/>
    <w:rsid w:val="00135059"/>
    <w:rsid w:val="001352CF"/>
    <w:rsid w:val="001356DC"/>
    <w:rsid w:val="0013756B"/>
    <w:rsid w:val="0014186D"/>
    <w:rsid w:val="00141BE5"/>
    <w:rsid w:val="00142AAE"/>
    <w:rsid w:val="001433AF"/>
    <w:rsid w:val="00145EC0"/>
    <w:rsid w:val="00151DB1"/>
    <w:rsid w:val="00151F7B"/>
    <w:rsid w:val="001569CF"/>
    <w:rsid w:val="00157C32"/>
    <w:rsid w:val="001611B2"/>
    <w:rsid w:val="0016138C"/>
    <w:rsid w:val="0016250C"/>
    <w:rsid w:val="0016484B"/>
    <w:rsid w:val="00165E46"/>
    <w:rsid w:val="00172052"/>
    <w:rsid w:val="00172292"/>
    <w:rsid w:val="001727B1"/>
    <w:rsid w:val="00175310"/>
    <w:rsid w:val="00180091"/>
    <w:rsid w:val="00181218"/>
    <w:rsid w:val="00183654"/>
    <w:rsid w:val="00183D3A"/>
    <w:rsid w:val="001911C4"/>
    <w:rsid w:val="00191D43"/>
    <w:rsid w:val="00191F1D"/>
    <w:rsid w:val="001931A3"/>
    <w:rsid w:val="001932D9"/>
    <w:rsid w:val="00195BD6"/>
    <w:rsid w:val="001A08BE"/>
    <w:rsid w:val="001A4E32"/>
    <w:rsid w:val="001B3F95"/>
    <w:rsid w:val="001B4C6C"/>
    <w:rsid w:val="001B6A4E"/>
    <w:rsid w:val="001C2C35"/>
    <w:rsid w:val="001C3360"/>
    <w:rsid w:val="001D47A2"/>
    <w:rsid w:val="001D68FC"/>
    <w:rsid w:val="001D79C9"/>
    <w:rsid w:val="001D7F6F"/>
    <w:rsid w:val="001E270A"/>
    <w:rsid w:val="001E2BF3"/>
    <w:rsid w:val="001E6A09"/>
    <w:rsid w:val="001E76FC"/>
    <w:rsid w:val="001F05F5"/>
    <w:rsid w:val="001F19E9"/>
    <w:rsid w:val="001F322C"/>
    <w:rsid w:val="001F7A77"/>
    <w:rsid w:val="00200F0B"/>
    <w:rsid w:val="0020191B"/>
    <w:rsid w:val="00202918"/>
    <w:rsid w:val="002044F5"/>
    <w:rsid w:val="00205246"/>
    <w:rsid w:val="002119B2"/>
    <w:rsid w:val="00213800"/>
    <w:rsid w:val="00214B79"/>
    <w:rsid w:val="00215CE2"/>
    <w:rsid w:val="002172BC"/>
    <w:rsid w:val="00217B0E"/>
    <w:rsid w:val="00220E23"/>
    <w:rsid w:val="00221D46"/>
    <w:rsid w:val="00223004"/>
    <w:rsid w:val="00225F82"/>
    <w:rsid w:val="00226F5C"/>
    <w:rsid w:val="002275A9"/>
    <w:rsid w:val="00227DC2"/>
    <w:rsid w:val="0023107C"/>
    <w:rsid w:val="00231DE7"/>
    <w:rsid w:val="00232EF8"/>
    <w:rsid w:val="0023414A"/>
    <w:rsid w:val="0023546C"/>
    <w:rsid w:val="002357A3"/>
    <w:rsid w:val="0023624E"/>
    <w:rsid w:val="00236DAD"/>
    <w:rsid w:val="002378C7"/>
    <w:rsid w:val="002421C6"/>
    <w:rsid w:val="002429CC"/>
    <w:rsid w:val="00242CF1"/>
    <w:rsid w:val="00243014"/>
    <w:rsid w:val="002466A0"/>
    <w:rsid w:val="00246AAB"/>
    <w:rsid w:val="00250AEA"/>
    <w:rsid w:val="002514AC"/>
    <w:rsid w:val="00252CB0"/>
    <w:rsid w:val="00253CB3"/>
    <w:rsid w:val="00255948"/>
    <w:rsid w:val="0025647D"/>
    <w:rsid w:val="00256787"/>
    <w:rsid w:val="00260003"/>
    <w:rsid w:val="00266B8B"/>
    <w:rsid w:val="00274CA4"/>
    <w:rsid w:val="002765DC"/>
    <w:rsid w:val="00276670"/>
    <w:rsid w:val="002814BD"/>
    <w:rsid w:val="00281AF1"/>
    <w:rsid w:val="00281E4E"/>
    <w:rsid w:val="00282D57"/>
    <w:rsid w:val="00283E8B"/>
    <w:rsid w:val="00286798"/>
    <w:rsid w:val="00287053"/>
    <w:rsid w:val="00287C1B"/>
    <w:rsid w:val="00287C5F"/>
    <w:rsid w:val="0028F993"/>
    <w:rsid w:val="00292843"/>
    <w:rsid w:val="00293C24"/>
    <w:rsid w:val="00293F3E"/>
    <w:rsid w:val="0029406A"/>
    <w:rsid w:val="0029511A"/>
    <w:rsid w:val="002951A9"/>
    <w:rsid w:val="002979E3"/>
    <w:rsid w:val="00297A3A"/>
    <w:rsid w:val="002A0297"/>
    <w:rsid w:val="002A1C50"/>
    <w:rsid w:val="002A1DEE"/>
    <w:rsid w:val="002A2139"/>
    <w:rsid w:val="002A5D2B"/>
    <w:rsid w:val="002A682B"/>
    <w:rsid w:val="002A7BC6"/>
    <w:rsid w:val="002B0EFB"/>
    <w:rsid w:val="002B7C53"/>
    <w:rsid w:val="002B7CC5"/>
    <w:rsid w:val="002C05BB"/>
    <w:rsid w:val="002C16AE"/>
    <w:rsid w:val="002C1EED"/>
    <w:rsid w:val="002C1F98"/>
    <w:rsid w:val="002C2958"/>
    <w:rsid w:val="002C5D70"/>
    <w:rsid w:val="002C5DE7"/>
    <w:rsid w:val="002C6120"/>
    <w:rsid w:val="002C679A"/>
    <w:rsid w:val="002D1A71"/>
    <w:rsid w:val="002D2B61"/>
    <w:rsid w:val="002D3DB2"/>
    <w:rsid w:val="002D62DD"/>
    <w:rsid w:val="002D6DAC"/>
    <w:rsid w:val="002D77BE"/>
    <w:rsid w:val="002E5113"/>
    <w:rsid w:val="002E54B9"/>
    <w:rsid w:val="002E6DEC"/>
    <w:rsid w:val="002F0D80"/>
    <w:rsid w:val="002F1D8D"/>
    <w:rsid w:val="002F1F20"/>
    <w:rsid w:val="002F676B"/>
    <w:rsid w:val="002F75E7"/>
    <w:rsid w:val="0030091A"/>
    <w:rsid w:val="00303049"/>
    <w:rsid w:val="00307637"/>
    <w:rsid w:val="00307F3C"/>
    <w:rsid w:val="00313C7D"/>
    <w:rsid w:val="00315469"/>
    <w:rsid w:val="003156D6"/>
    <w:rsid w:val="00322015"/>
    <w:rsid w:val="00322B4F"/>
    <w:rsid w:val="00322C7B"/>
    <w:rsid w:val="00323163"/>
    <w:rsid w:val="00323210"/>
    <w:rsid w:val="00323B02"/>
    <w:rsid w:val="003249D9"/>
    <w:rsid w:val="003253D8"/>
    <w:rsid w:val="0032553F"/>
    <w:rsid w:val="00326B17"/>
    <w:rsid w:val="0033155C"/>
    <w:rsid w:val="003324DD"/>
    <w:rsid w:val="00334268"/>
    <w:rsid w:val="00334DEB"/>
    <w:rsid w:val="0033608F"/>
    <w:rsid w:val="00336BDF"/>
    <w:rsid w:val="0033717E"/>
    <w:rsid w:val="00337780"/>
    <w:rsid w:val="003405B0"/>
    <w:rsid w:val="003449FA"/>
    <w:rsid w:val="00345919"/>
    <w:rsid w:val="0034662C"/>
    <w:rsid w:val="00353DB8"/>
    <w:rsid w:val="00355C81"/>
    <w:rsid w:val="00357071"/>
    <w:rsid w:val="0036059C"/>
    <w:rsid w:val="00360676"/>
    <w:rsid w:val="0036624A"/>
    <w:rsid w:val="00366525"/>
    <w:rsid w:val="0036692F"/>
    <w:rsid w:val="00373FF6"/>
    <w:rsid w:val="00377F3B"/>
    <w:rsid w:val="003833FC"/>
    <w:rsid w:val="0038443D"/>
    <w:rsid w:val="003845E4"/>
    <w:rsid w:val="0038493D"/>
    <w:rsid w:val="0038762A"/>
    <w:rsid w:val="003902C3"/>
    <w:rsid w:val="003908C9"/>
    <w:rsid w:val="003936F5"/>
    <w:rsid w:val="003A1659"/>
    <w:rsid w:val="003A2088"/>
    <w:rsid w:val="003A334B"/>
    <w:rsid w:val="003A415B"/>
    <w:rsid w:val="003B085B"/>
    <w:rsid w:val="003B2712"/>
    <w:rsid w:val="003B30A7"/>
    <w:rsid w:val="003B4F2D"/>
    <w:rsid w:val="003B7BC3"/>
    <w:rsid w:val="003C0146"/>
    <w:rsid w:val="003C0ABA"/>
    <w:rsid w:val="003C1929"/>
    <w:rsid w:val="003C1D9F"/>
    <w:rsid w:val="003C2CF4"/>
    <w:rsid w:val="003C2F9E"/>
    <w:rsid w:val="003C3A74"/>
    <w:rsid w:val="003C614A"/>
    <w:rsid w:val="003C6E8C"/>
    <w:rsid w:val="003D1513"/>
    <w:rsid w:val="003D2AB7"/>
    <w:rsid w:val="003D4315"/>
    <w:rsid w:val="003D4E49"/>
    <w:rsid w:val="003D6AC8"/>
    <w:rsid w:val="003D6E32"/>
    <w:rsid w:val="003D6E6C"/>
    <w:rsid w:val="003E3220"/>
    <w:rsid w:val="003E3D6D"/>
    <w:rsid w:val="003E6B16"/>
    <w:rsid w:val="003E74AB"/>
    <w:rsid w:val="003F068C"/>
    <w:rsid w:val="003F108F"/>
    <w:rsid w:val="003F17F0"/>
    <w:rsid w:val="003F7D42"/>
    <w:rsid w:val="00400158"/>
    <w:rsid w:val="00402BF8"/>
    <w:rsid w:val="00406688"/>
    <w:rsid w:val="00411CF7"/>
    <w:rsid w:val="0041231B"/>
    <w:rsid w:val="004131E3"/>
    <w:rsid w:val="0041494B"/>
    <w:rsid w:val="0041572E"/>
    <w:rsid w:val="00417126"/>
    <w:rsid w:val="00421249"/>
    <w:rsid w:val="00422DB1"/>
    <w:rsid w:val="004245E8"/>
    <w:rsid w:val="004279D8"/>
    <w:rsid w:val="00430EE7"/>
    <w:rsid w:val="004315DE"/>
    <w:rsid w:val="00433275"/>
    <w:rsid w:val="00433A92"/>
    <w:rsid w:val="00434B61"/>
    <w:rsid w:val="00435CE1"/>
    <w:rsid w:val="004412B5"/>
    <w:rsid w:val="00450724"/>
    <w:rsid w:val="00451826"/>
    <w:rsid w:val="00452D96"/>
    <w:rsid w:val="00453B4C"/>
    <w:rsid w:val="00454D27"/>
    <w:rsid w:val="0045672F"/>
    <w:rsid w:val="00461240"/>
    <w:rsid w:val="004631B2"/>
    <w:rsid w:val="004637BF"/>
    <w:rsid w:val="004650FB"/>
    <w:rsid w:val="0046537E"/>
    <w:rsid w:val="00466023"/>
    <w:rsid w:val="004663B8"/>
    <w:rsid w:val="00470C86"/>
    <w:rsid w:val="00473B63"/>
    <w:rsid w:val="00474EB8"/>
    <w:rsid w:val="00477448"/>
    <w:rsid w:val="0048007A"/>
    <w:rsid w:val="00480510"/>
    <w:rsid w:val="0048080B"/>
    <w:rsid w:val="00480C01"/>
    <w:rsid w:val="0048223B"/>
    <w:rsid w:val="0048265F"/>
    <w:rsid w:val="004846D4"/>
    <w:rsid w:val="004873D9"/>
    <w:rsid w:val="0049214D"/>
    <w:rsid w:val="00492C74"/>
    <w:rsid w:val="00492DA6"/>
    <w:rsid w:val="004933D6"/>
    <w:rsid w:val="00495998"/>
    <w:rsid w:val="00496F4D"/>
    <w:rsid w:val="004A61B3"/>
    <w:rsid w:val="004A7527"/>
    <w:rsid w:val="004B0112"/>
    <w:rsid w:val="004B3784"/>
    <w:rsid w:val="004B3CE5"/>
    <w:rsid w:val="004B6BC6"/>
    <w:rsid w:val="004B7865"/>
    <w:rsid w:val="004C12D6"/>
    <w:rsid w:val="004C135D"/>
    <w:rsid w:val="004C2820"/>
    <w:rsid w:val="004C333F"/>
    <w:rsid w:val="004D08BA"/>
    <w:rsid w:val="004D1CB9"/>
    <w:rsid w:val="004D6F39"/>
    <w:rsid w:val="004D7584"/>
    <w:rsid w:val="004D7D88"/>
    <w:rsid w:val="004E0065"/>
    <w:rsid w:val="004E17F4"/>
    <w:rsid w:val="004E327E"/>
    <w:rsid w:val="004E3CED"/>
    <w:rsid w:val="004E575A"/>
    <w:rsid w:val="004F18AD"/>
    <w:rsid w:val="004F2D85"/>
    <w:rsid w:val="004F3F3D"/>
    <w:rsid w:val="004F5207"/>
    <w:rsid w:val="004F6631"/>
    <w:rsid w:val="004FAA7D"/>
    <w:rsid w:val="00500D43"/>
    <w:rsid w:val="00500ECE"/>
    <w:rsid w:val="005017C3"/>
    <w:rsid w:val="0050395A"/>
    <w:rsid w:val="00507400"/>
    <w:rsid w:val="00516F80"/>
    <w:rsid w:val="005228C9"/>
    <w:rsid w:val="005250E8"/>
    <w:rsid w:val="005275DF"/>
    <w:rsid w:val="00530182"/>
    <w:rsid w:val="005312A2"/>
    <w:rsid w:val="005319BE"/>
    <w:rsid w:val="0053240E"/>
    <w:rsid w:val="005352DB"/>
    <w:rsid w:val="00535728"/>
    <w:rsid w:val="00535B5B"/>
    <w:rsid w:val="00536BD5"/>
    <w:rsid w:val="00537164"/>
    <w:rsid w:val="00540C4B"/>
    <w:rsid w:val="005458C2"/>
    <w:rsid w:val="00545C91"/>
    <w:rsid w:val="0054642B"/>
    <w:rsid w:val="00546EC2"/>
    <w:rsid w:val="00552B21"/>
    <w:rsid w:val="00553231"/>
    <w:rsid w:val="00553FA7"/>
    <w:rsid w:val="00556305"/>
    <w:rsid w:val="0055749A"/>
    <w:rsid w:val="0056005E"/>
    <w:rsid w:val="005610E2"/>
    <w:rsid w:val="00561190"/>
    <w:rsid w:val="005615D6"/>
    <w:rsid w:val="00561BF0"/>
    <w:rsid w:val="0056283F"/>
    <w:rsid w:val="00562B42"/>
    <w:rsid w:val="005632F9"/>
    <w:rsid w:val="00563E2C"/>
    <w:rsid w:val="005651E7"/>
    <w:rsid w:val="00566639"/>
    <w:rsid w:val="0056726C"/>
    <w:rsid w:val="00567E89"/>
    <w:rsid w:val="005705E1"/>
    <w:rsid w:val="0057125A"/>
    <w:rsid w:val="00573043"/>
    <w:rsid w:val="0057497F"/>
    <w:rsid w:val="00583CF3"/>
    <w:rsid w:val="0058613C"/>
    <w:rsid w:val="00587422"/>
    <w:rsid w:val="00587D6E"/>
    <w:rsid w:val="0059104B"/>
    <w:rsid w:val="005918BD"/>
    <w:rsid w:val="00592F39"/>
    <w:rsid w:val="0059493D"/>
    <w:rsid w:val="005949DE"/>
    <w:rsid w:val="005A0ED1"/>
    <w:rsid w:val="005A13AC"/>
    <w:rsid w:val="005A2A04"/>
    <w:rsid w:val="005A2CCB"/>
    <w:rsid w:val="005A4B97"/>
    <w:rsid w:val="005A5B12"/>
    <w:rsid w:val="005A5FE0"/>
    <w:rsid w:val="005A6C34"/>
    <w:rsid w:val="005A77FC"/>
    <w:rsid w:val="005A7E1D"/>
    <w:rsid w:val="005B3F97"/>
    <w:rsid w:val="005B4E20"/>
    <w:rsid w:val="005B53E3"/>
    <w:rsid w:val="005B5C2F"/>
    <w:rsid w:val="005C1CDE"/>
    <w:rsid w:val="005C1D57"/>
    <w:rsid w:val="005C443B"/>
    <w:rsid w:val="005C58C6"/>
    <w:rsid w:val="005D0FE1"/>
    <w:rsid w:val="005D28FE"/>
    <w:rsid w:val="005D366A"/>
    <w:rsid w:val="005D3D88"/>
    <w:rsid w:val="005D61F9"/>
    <w:rsid w:val="005D6D3C"/>
    <w:rsid w:val="005D6D88"/>
    <w:rsid w:val="005D7575"/>
    <w:rsid w:val="005E5119"/>
    <w:rsid w:val="005E6015"/>
    <w:rsid w:val="005F0B33"/>
    <w:rsid w:val="005F5136"/>
    <w:rsid w:val="005F5738"/>
    <w:rsid w:val="005F6006"/>
    <w:rsid w:val="005F6199"/>
    <w:rsid w:val="00601AA4"/>
    <w:rsid w:val="0060640B"/>
    <w:rsid w:val="00606A3D"/>
    <w:rsid w:val="00606D5B"/>
    <w:rsid w:val="0061117B"/>
    <w:rsid w:val="006123C7"/>
    <w:rsid w:val="00612E32"/>
    <w:rsid w:val="00613D03"/>
    <w:rsid w:val="00614BCC"/>
    <w:rsid w:val="00621CF2"/>
    <w:rsid w:val="0062337A"/>
    <w:rsid w:val="006236F5"/>
    <w:rsid w:val="00623FCA"/>
    <w:rsid w:val="00624C38"/>
    <w:rsid w:val="0062752E"/>
    <w:rsid w:val="00633AB8"/>
    <w:rsid w:val="00635D3B"/>
    <w:rsid w:val="00635FE4"/>
    <w:rsid w:val="00636819"/>
    <w:rsid w:val="00637C38"/>
    <w:rsid w:val="006408E1"/>
    <w:rsid w:val="006429A3"/>
    <w:rsid w:val="00642BBA"/>
    <w:rsid w:val="006443E7"/>
    <w:rsid w:val="00644F43"/>
    <w:rsid w:val="0065036E"/>
    <w:rsid w:val="00651D1E"/>
    <w:rsid w:val="00653218"/>
    <w:rsid w:val="006533B6"/>
    <w:rsid w:val="00656139"/>
    <w:rsid w:val="0066000F"/>
    <w:rsid w:val="006607BD"/>
    <w:rsid w:val="0066111C"/>
    <w:rsid w:val="00661DD2"/>
    <w:rsid w:val="0066468C"/>
    <w:rsid w:val="00664E7C"/>
    <w:rsid w:val="006652AB"/>
    <w:rsid w:val="00666B9C"/>
    <w:rsid w:val="006714E1"/>
    <w:rsid w:val="00672053"/>
    <w:rsid w:val="006734CF"/>
    <w:rsid w:val="0067407F"/>
    <w:rsid w:val="00674403"/>
    <w:rsid w:val="006748C8"/>
    <w:rsid w:val="006765CD"/>
    <w:rsid w:val="0067753F"/>
    <w:rsid w:val="00680352"/>
    <w:rsid w:val="00680F9E"/>
    <w:rsid w:val="006812C9"/>
    <w:rsid w:val="00681CC4"/>
    <w:rsid w:val="00682C40"/>
    <w:rsid w:val="0068517C"/>
    <w:rsid w:val="0068760B"/>
    <w:rsid w:val="0069027D"/>
    <w:rsid w:val="00693D31"/>
    <w:rsid w:val="00696E1A"/>
    <w:rsid w:val="00696FB7"/>
    <w:rsid w:val="0069787C"/>
    <w:rsid w:val="00697D84"/>
    <w:rsid w:val="006A3C05"/>
    <w:rsid w:val="006A552C"/>
    <w:rsid w:val="006A7237"/>
    <w:rsid w:val="006A72DA"/>
    <w:rsid w:val="006A7AAB"/>
    <w:rsid w:val="006B0580"/>
    <w:rsid w:val="006B4F6D"/>
    <w:rsid w:val="006B5351"/>
    <w:rsid w:val="006B5677"/>
    <w:rsid w:val="006B6247"/>
    <w:rsid w:val="006B6793"/>
    <w:rsid w:val="006C1AB3"/>
    <w:rsid w:val="006C2086"/>
    <w:rsid w:val="006C3B06"/>
    <w:rsid w:val="006D1DAA"/>
    <w:rsid w:val="006D288E"/>
    <w:rsid w:val="006D38F9"/>
    <w:rsid w:val="006D4DE2"/>
    <w:rsid w:val="006D54F3"/>
    <w:rsid w:val="006D614E"/>
    <w:rsid w:val="006D6C6F"/>
    <w:rsid w:val="006D7F3E"/>
    <w:rsid w:val="006E0846"/>
    <w:rsid w:val="006E0F4F"/>
    <w:rsid w:val="006E2ED0"/>
    <w:rsid w:val="006F2AA3"/>
    <w:rsid w:val="006F2BE6"/>
    <w:rsid w:val="006F5902"/>
    <w:rsid w:val="006F715D"/>
    <w:rsid w:val="007015A6"/>
    <w:rsid w:val="00702BF1"/>
    <w:rsid w:val="007054BC"/>
    <w:rsid w:val="0070699F"/>
    <w:rsid w:val="00710555"/>
    <w:rsid w:val="00710BFA"/>
    <w:rsid w:val="00711CF3"/>
    <w:rsid w:val="00713378"/>
    <w:rsid w:val="007157FF"/>
    <w:rsid w:val="0071764B"/>
    <w:rsid w:val="00720AAD"/>
    <w:rsid w:val="00722B36"/>
    <w:rsid w:val="00722CF5"/>
    <w:rsid w:val="007232FE"/>
    <w:rsid w:val="00723B69"/>
    <w:rsid w:val="007241B1"/>
    <w:rsid w:val="00724ED0"/>
    <w:rsid w:val="007250FC"/>
    <w:rsid w:val="00725B68"/>
    <w:rsid w:val="00734693"/>
    <w:rsid w:val="007359E5"/>
    <w:rsid w:val="007360F7"/>
    <w:rsid w:val="00740847"/>
    <w:rsid w:val="00740F2F"/>
    <w:rsid w:val="007514EA"/>
    <w:rsid w:val="00754BC4"/>
    <w:rsid w:val="00755911"/>
    <w:rsid w:val="00756E76"/>
    <w:rsid w:val="00757856"/>
    <w:rsid w:val="00757A61"/>
    <w:rsid w:val="00757E12"/>
    <w:rsid w:val="007604B2"/>
    <w:rsid w:val="0076257C"/>
    <w:rsid w:val="007627CC"/>
    <w:rsid w:val="00764565"/>
    <w:rsid w:val="007671B8"/>
    <w:rsid w:val="007678C0"/>
    <w:rsid w:val="00770144"/>
    <w:rsid w:val="00771281"/>
    <w:rsid w:val="00775483"/>
    <w:rsid w:val="007763E8"/>
    <w:rsid w:val="00781257"/>
    <w:rsid w:val="0078242E"/>
    <w:rsid w:val="007834D5"/>
    <w:rsid w:val="0078541B"/>
    <w:rsid w:val="00785558"/>
    <w:rsid w:val="00785602"/>
    <w:rsid w:val="00786A46"/>
    <w:rsid w:val="0078729F"/>
    <w:rsid w:val="00787393"/>
    <w:rsid w:val="00787AE0"/>
    <w:rsid w:val="007917C1"/>
    <w:rsid w:val="00791C46"/>
    <w:rsid w:val="007926B9"/>
    <w:rsid w:val="0079318F"/>
    <w:rsid w:val="00793C4E"/>
    <w:rsid w:val="00793E78"/>
    <w:rsid w:val="00795BAA"/>
    <w:rsid w:val="00795F0D"/>
    <w:rsid w:val="007A0ACD"/>
    <w:rsid w:val="007A0EE8"/>
    <w:rsid w:val="007A0EF4"/>
    <w:rsid w:val="007A2771"/>
    <w:rsid w:val="007A44E0"/>
    <w:rsid w:val="007B072B"/>
    <w:rsid w:val="007B0E8F"/>
    <w:rsid w:val="007B43DD"/>
    <w:rsid w:val="007B4435"/>
    <w:rsid w:val="007C0581"/>
    <w:rsid w:val="007C1541"/>
    <w:rsid w:val="007C360D"/>
    <w:rsid w:val="007C3F2B"/>
    <w:rsid w:val="007C4CE1"/>
    <w:rsid w:val="007C752A"/>
    <w:rsid w:val="007C7DF9"/>
    <w:rsid w:val="007D73AB"/>
    <w:rsid w:val="007D75FF"/>
    <w:rsid w:val="007E21BF"/>
    <w:rsid w:val="007E77B7"/>
    <w:rsid w:val="007F28F4"/>
    <w:rsid w:val="007F2CF2"/>
    <w:rsid w:val="007F3835"/>
    <w:rsid w:val="007F4081"/>
    <w:rsid w:val="007F7D51"/>
    <w:rsid w:val="008028AF"/>
    <w:rsid w:val="00805A73"/>
    <w:rsid w:val="00805C8B"/>
    <w:rsid w:val="00807BA4"/>
    <w:rsid w:val="00810B35"/>
    <w:rsid w:val="0081518F"/>
    <w:rsid w:val="00820264"/>
    <w:rsid w:val="00821C7C"/>
    <w:rsid w:val="00823664"/>
    <w:rsid w:val="00824487"/>
    <w:rsid w:val="008245DA"/>
    <w:rsid w:val="00835B29"/>
    <w:rsid w:val="00836AAA"/>
    <w:rsid w:val="0083751C"/>
    <w:rsid w:val="00843CC5"/>
    <w:rsid w:val="00852B7C"/>
    <w:rsid w:val="00853880"/>
    <w:rsid w:val="008546C7"/>
    <w:rsid w:val="00854A3F"/>
    <w:rsid w:val="00854F20"/>
    <w:rsid w:val="00854F6D"/>
    <w:rsid w:val="0085632E"/>
    <w:rsid w:val="00857054"/>
    <w:rsid w:val="0085788A"/>
    <w:rsid w:val="0086026A"/>
    <w:rsid w:val="0086473C"/>
    <w:rsid w:val="00867BE3"/>
    <w:rsid w:val="008735DC"/>
    <w:rsid w:val="0087494F"/>
    <w:rsid w:val="00875265"/>
    <w:rsid w:val="00877290"/>
    <w:rsid w:val="00881157"/>
    <w:rsid w:val="0088264A"/>
    <w:rsid w:val="0088488C"/>
    <w:rsid w:val="008906B5"/>
    <w:rsid w:val="00891670"/>
    <w:rsid w:val="008930CD"/>
    <w:rsid w:val="00893589"/>
    <w:rsid w:val="0089509F"/>
    <w:rsid w:val="008A2282"/>
    <w:rsid w:val="008A274B"/>
    <w:rsid w:val="008A2EAA"/>
    <w:rsid w:val="008A7A12"/>
    <w:rsid w:val="008B1397"/>
    <w:rsid w:val="008B184A"/>
    <w:rsid w:val="008B4768"/>
    <w:rsid w:val="008B4FD8"/>
    <w:rsid w:val="008C239A"/>
    <w:rsid w:val="008C43B2"/>
    <w:rsid w:val="008C64FE"/>
    <w:rsid w:val="008C6D0E"/>
    <w:rsid w:val="008C7807"/>
    <w:rsid w:val="008D2D4E"/>
    <w:rsid w:val="008D5B5B"/>
    <w:rsid w:val="008D610A"/>
    <w:rsid w:val="008D70E5"/>
    <w:rsid w:val="008E0071"/>
    <w:rsid w:val="008E13C4"/>
    <w:rsid w:val="008E237F"/>
    <w:rsid w:val="008E3C9A"/>
    <w:rsid w:val="008E4739"/>
    <w:rsid w:val="008E4D50"/>
    <w:rsid w:val="008E5965"/>
    <w:rsid w:val="008E73BB"/>
    <w:rsid w:val="008F0586"/>
    <w:rsid w:val="008F4E61"/>
    <w:rsid w:val="00901563"/>
    <w:rsid w:val="00902915"/>
    <w:rsid w:val="00904C4F"/>
    <w:rsid w:val="00905BC9"/>
    <w:rsid w:val="00906416"/>
    <w:rsid w:val="00906E3F"/>
    <w:rsid w:val="00907F17"/>
    <w:rsid w:val="0091143C"/>
    <w:rsid w:val="00914016"/>
    <w:rsid w:val="00915069"/>
    <w:rsid w:val="00915766"/>
    <w:rsid w:val="00917044"/>
    <w:rsid w:val="00917351"/>
    <w:rsid w:val="0092139A"/>
    <w:rsid w:val="009221F6"/>
    <w:rsid w:val="00925215"/>
    <w:rsid w:val="0092579F"/>
    <w:rsid w:val="0092604B"/>
    <w:rsid w:val="00926261"/>
    <w:rsid w:val="00926495"/>
    <w:rsid w:val="00926623"/>
    <w:rsid w:val="00926993"/>
    <w:rsid w:val="009269DC"/>
    <w:rsid w:val="00926F6C"/>
    <w:rsid w:val="009278D8"/>
    <w:rsid w:val="0093301C"/>
    <w:rsid w:val="009350BC"/>
    <w:rsid w:val="00935866"/>
    <w:rsid w:val="0094299E"/>
    <w:rsid w:val="009436AF"/>
    <w:rsid w:val="0094421B"/>
    <w:rsid w:val="0094492B"/>
    <w:rsid w:val="00944E62"/>
    <w:rsid w:val="00945756"/>
    <w:rsid w:val="00946861"/>
    <w:rsid w:val="00946DE9"/>
    <w:rsid w:val="00950053"/>
    <w:rsid w:val="009507E6"/>
    <w:rsid w:val="00951525"/>
    <w:rsid w:val="00952AD6"/>
    <w:rsid w:val="00956471"/>
    <w:rsid w:val="00956ABB"/>
    <w:rsid w:val="00960517"/>
    <w:rsid w:val="00964B38"/>
    <w:rsid w:val="00966854"/>
    <w:rsid w:val="0097153D"/>
    <w:rsid w:val="00971995"/>
    <w:rsid w:val="00977F68"/>
    <w:rsid w:val="009819CE"/>
    <w:rsid w:val="00985D06"/>
    <w:rsid w:val="00986AD3"/>
    <w:rsid w:val="00986F54"/>
    <w:rsid w:val="009908AC"/>
    <w:rsid w:val="0099090E"/>
    <w:rsid w:val="00992D46"/>
    <w:rsid w:val="00992EA5"/>
    <w:rsid w:val="00994DC3"/>
    <w:rsid w:val="00996129"/>
    <w:rsid w:val="00996D1C"/>
    <w:rsid w:val="009A4A75"/>
    <w:rsid w:val="009B670A"/>
    <w:rsid w:val="009B699F"/>
    <w:rsid w:val="009B732E"/>
    <w:rsid w:val="009C0F3F"/>
    <w:rsid w:val="009C15D2"/>
    <w:rsid w:val="009C4882"/>
    <w:rsid w:val="009C5C49"/>
    <w:rsid w:val="009D2FFD"/>
    <w:rsid w:val="009D3381"/>
    <w:rsid w:val="009D38A3"/>
    <w:rsid w:val="009D4BDD"/>
    <w:rsid w:val="009D5B5C"/>
    <w:rsid w:val="009D7369"/>
    <w:rsid w:val="009E2E3A"/>
    <w:rsid w:val="009E3D19"/>
    <w:rsid w:val="009E3F78"/>
    <w:rsid w:val="009E59CF"/>
    <w:rsid w:val="009F3839"/>
    <w:rsid w:val="009F4001"/>
    <w:rsid w:val="009F43A4"/>
    <w:rsid w:val="009F4893"/>
    <w:rsid w:val="009F52BF"/>
    <w:rsid w:val="009F5618"/>
    <w:rsid w:val="009F6FE5"/>
    <w:rsid w:val="00A03C37"/>
    <w:rsid w:val="00A06D73"/>
    <w:rsid w:val="00A11295"/>
    <w:rsid w:val="00A11783"/>
    <w:rsid w:val="00A138DC"/>
    <w:rsid w:val="00A16841"/>
    <w:rsid w:val="00A16D7B"/>
    <w:rsid w:val="00A2060B"/>
    <w:rsid w:val="00A242BF"/>
    <w:rsid w:val="00A26ECB"/>
    <w:rsid w:val="00A27599"/>
    <w:rsid w:val="00A305C6"/>
    <w:rsid w:val="00A3155A"/>
    <w:rsid w:val="00A31EC5"/>
    <w:rsid w:val="00A33000"/>
    <w:rsid w:val="00A3476F"/>
    <w:rsid w:val="00A36F74"/>
    <w:rsid w:val="00A403C8"/>
    <w:rsid w:val="00A4120A"/>
    <w:rsid w:val="00A42E8A"/>
    <w:rsid w:val="00A43319"/>
    <w:rsid w:val="00A52158"/>
    <w:rsid w:val="00A62831"/>
    <w:rsid w:val="00A629A0"/>
    <w:rsid w:val="00A633DD"/>
    <w:rsid w:val="00A634DD"/>
    <w:rsid w:val="00A70C1C"/>
    <w:rsid w:val="00A714CD"/>
    <w:rsid w:val="00A7380C"/>
    <w:rsid w:val="00A73D8F"/>
    <w:rsid w:val="00A77229"/>
    <w:rsid w:val="00A8223F"/>
    <w:rsid w:val="00A83BA0"/>
    <w:rsid w:val="00A84A70"/>
    <w:rsid w:val="00A91182"/>
    <w:rsid w:val="00A933C9"/>
    <w:rsid w:val="00A93479"/>
    <w:rsid w:val="00A967A0"/>
    <w:rsid w:val="00AA0181"/>
    <w:rsid w:val="00AA11BD"/>
    <w:rsid w:val="00AA2A28"/>
    <w:rsid w:val="00AA3893"/>
    <w:rsid w:val="00AA535C"/>
    <w:rsid w:val="00AB0237"/>
    <w:rsid w:val="00AB0B78"/>
    <w:rsid w:val="00AB1F21"/>
    <w:rsid w:val="00AB241A"/>
    <w:rsid w:val="00AB3791"/>
    <w:rsid w:val="00AB3D5A"/>
    <w:rsid w:val="00AB7D0B"/>
    <w:rsid w:val="00AC241F"/>
    <w:rsid w:val="00AC34FA"/>
    <w:rsid w:val="00AC3DCF"/>
    <w:rsid w:val="00AC47E5"/>
    <w:rsid w:val="00AD4FBA"/>
    <w:rsid w:val="00AD7AF2"/>
    <w:rsid w:val="00AE55CD"/>
    <w:rsid w:val="00AF3DC7"/>
    <w:rsid w:val="00AF45DF"/>
    <w:rsid w:val="00AF71CD"/>
    <w:rsid w:val="00AF7322"/>
    <w:rsid w:val="00AF774F"/>
    <w:rsid w:val="00B01C9B"/>
    <w:rsid w:val="00B028B8"/>
    <w:rsid w:val="00B0421E"/>
    <w:rsid w:val="00B05DE1"/>
    <w:rsid w:val="00B06F91"/>
    <w:rsid w:val="00B10CE7"/>
    <w:rsid w:val="00B10EC9"/>
    <w:rsid w:val="00B14549"/>
    <w:rsid w:val="00B14637"/>
    <w:rsid w:val="00B20CB2"/>
    <w:rsid w:val="00B2110B"/>
    <w:rsid w:val="00B226BF"/>
    <w:rsid w:val="00B23295"/>
    <w:rsid w:val="00B26CAA"/>
    <w:rsid w:val="00B27338"/>
    <w:rsid w:val="00B30B08"/>
    <w:rsid w:val="00B315B6"/>
    <w:rsid w:val="00B32EEB"/>
    <w:rsid w:val="00B3355B"/>
    <w:rsid w:val="00B3436D"/>
    <w:rsid w:val="00B349F8"/>
    <w:rsid w:val="00B35C3F"/>
    <w:rsid w:val="00B3716A"/>
    <w:rsid w:val="00B37301"/>
    <w:rsid w:val="00B417AF"/>
    <w:rsid w:val="00B427D5"/>
    <w:rsid w:val="00B432B2"/>
    <w:rsid w:val="00B46C7C"/>
    <w:rsid w:val="00B4720B"/>
    <w:rsid w:val="00B502F4"/>
    <w:rsid w:val="00B5079C"/>
    <w:rsid w:val="00B52637"/>
    <w:rsid w:val="00B52661"/>
    <w:rsid w:val="00B5502E"/>
    <w:rsid w:val="00B55CD1"/>
    <w:rsid w:val="00B56350"/>
    <w:rsid w:val="00B61497"/>
    <w:rsid w:val="00B65FA5"/>
    <w:rsid w:val="00B663BA"/>
    <w:rsid w:val="00B67FAC"/>
    <w:rsid w:val="00B74C27"/>
    <w:rsid w:val="00B76208"/>
    <w:rsid w:val="00B83B23"/>
    <w:rsid w:val="00B85C5E"/>
    <w:rsid w:val="00B8623C"/>
    <w:rsid w:val="00B90546"/>
    <w:rsid w:val="00B90BD5"/>
    <w:rsid w:val="00B925D2"/>
    <w:rsid w:val="00B93B98"/>
    <w:rsid w:val="00B93C2A"/>
    <w:rsid w:val="00B94F4C"/>
    <w:rsid w:val="00B95399"/>
    <w:rsid w:val="00B96B79"/>
    <w:rsid w:val="00B96CD9"/>
    <w:rsid w:val="00B970CA"/>
    <w:rsid w:val="00B9772D"/>
    <w:rsid w:val="00B97DD6"/>
    <w:rsid w:val="00BA040A"/>
    <w:rsid w:val="00BA281C"/>
    <w:rsid w:val="00BA3DB6"/>
    <w:rsid w:val="00BA515A"/>
    <w:rsid w:val="00BA62CA"/>
    <w:rsid w:val="00BA691C"/>
    <w:rsid w:val="00BA7015"/>
    <w:rsid w:val="00BA79AA"/>
    <w:rsid w:val="00BB1498"/>
    <w:rsid w:val="00BB45AE"/>
    <w:rsid w:val="00BB4C84"/>
    <w:rsid w:val="00BB6F71"/>
    <w:rsid w:val="00BB7CCA"/>
    <w:rsid w:val="00BC2C99"/>
    <w:rsid w:val="00BC2FB5"/>
    <w:rsid w:val="00BC35D4"/>
    <w:rsid w:val="00BC3EA9"/>
    <w:rsid w:val="00BC50D2"/>
    <w:rsid w:val="00BC6CBC"/>
    <w:rsid w:val="00BD04E3"/>
    <w:rsid w:val="00BD0F48"/>
    <w:rsid w:val="00BD20EA"/>
    <w:rsid w:val="00BD69C8"/>
    <w:rsid w:val="00BD6A9C"/>
    <w:rsid w:val="00BD6C67"/>
    <w:rsid w:val="00BD7A78"/>
    <w:rsid w:val="00BE3676"/>
    <w:rsid w:val="00BE4695"/>
    <w:rsid w:val="00BE6AD9"/>
    <w:rsid w:val="00BE7541"/>
    <w:rsid w:val="00BF086C"/>
    <w:rsid w:val="00BF09D7"/>
    <w:rsid w:val="00BF19F0"/>
    <w:rsid w:val="00BF25BF"/>
    <w:rsid w:val="00BF6749"/>
    <w:rsid w:val="00C02F0B"/>
    <w:rsid w:val="00C036D8"/>
    <w:rsid w:val="00C03DD7"/>
    <w:rsid w:val="00C03ED6"/>
    <w:rsid w:val="00C044FE"/>
    <w:rsid w:val="00C04D7C"/>
    <w:rsid w:val="00C05D04"/>
    <w:rsid w:val="00C05FAC"/>
    <w:rsid w:val="00C12812"/>
    <w:rsid w:val="00C13619"/>
    <w:rsid w:val="00C142B3"/>
    <w:rsid w:val="00C153B7"/>
    <w:rsid w:val="00C15AE1"/>
    <w:rsid w:val="00C21192"/>
    <w:rsid w:val="00C2195B"/>
    <w:rsid w:val="00C22DEC"/>
    <w:rsid w:val="00C321D3"/>
    <w:rsid w:val="00C40156"/>
    <w:rsid w:val="00C4059E"/>
    <w:rsid w:val="00C42F3F"/>
    <w:rsid w:val="00C46CA0"/>
    <w:rsid w:val="00C53312"/>
    <w:rsid w:val="00C60385"/>
    <w:rsid w:val="00C63282"/>
    <w:rsid w:val="00C6398F"/>
    <w:rsid w:val="00C64B3E"/>
    <w:rsid w:val="00C715D0"/>
    <w:rsid w:val="00C7383E"/>
    <w:rsid w:val="00C80C26"/>
    <w:rsid w:val="00C83549"/>
    <w:rsid w:val="00C84B86"/>
    <w:rsid w:val="00C861D2"/>
    <w:rsid w:val="00C93774"/>
    <w:rsid w:val="00C94A58"/>
    <w:rsid w:val="00C96971"/>
    <w:rsid w:val="00C96FE2"/>
    <w:rsid w:val="00CA026A"/>
    <w:rsid w:val="00CA2539"/>
    <w:rsid w:val="00CA3102"/>
    <w:rsid w:val="00CA36D8"/>
    <w:rsid w:val="00CA74D9"/>
    <w:rsid w:val="00CB1255"/>
    <w:rsid w:val="00CB1DCD"/>
    <w:rsid w:val="00CB7800"/>
    <w:rsid w:val="00CC3FE5"/>
    <w:rsid w:val="00CC5597"/>
    <w:rsid w:val="00CC774E"/>
    <w:rsid w:val="00CCDC11"/>
    <w:rsid w:val="00CD3197"/>
    <w:rsid w:val="00CE1470"/>
    <w:rsid w:val="00CE180B"/>
    <w:rsid w:val="00CE2F89"/>
    <w:rsid w:val="00CE7FA8"/>
    <w:rsid w:val="00CF0B22"/>
    <w:rsid w:val="00CF3E68"/>
    <w:rsid w:val="00CF4379"/>
    <w:rsid w:val="00CF5D63"/>
    <w:rsid w:val="00CF64FD"/>
    <w:rsid w:val="00CF6D23"/>
    <w:rsid w:val="00CF6DD1"/>
    <w:rsid w:val="00D001B1"/>
    <w:rsid w:val="00D008F8"/>
    <w:rsid w:val="00D01A9E"/>
    <w:rsid w:val="00D05AC0"/>
    <w:rsid w:val="00D06042"/>
    <w:rsid w:val="00D16FBB"/>
    <w:rsid w:val="00D1EB15"/>
    <w:rsid w:val="00D20AC0"/>
    <w:rsid w:val="00D23A63"/>
    <w:rsid w:val="00D246F4"/>
    <w:rsid w:val="00D27C3D"/>
    <w:rsid w:val="00D27D95"/>
    <w:rsid w:val="00D27F96"/>
    <w:rsid w:val="00D31118"/>
    <w:rsid w:val="00D3191C"/>
    <w:rsid w:val="00D325D8"/>
    <w:rsid w:val="00D33E7E"/>
    <w:rsid w:val="00D35E0F"/>
    <w:rsid w:val="00D368C7"/>
    <w:rsid w:val="00D3749C"/>
    <w:rsid w:val="00D4001E"/>
    <w:rsid w:val="00D43DCD"/>
    <w:rsid w:val="00D45550"/>
    <w:rsid w:val="00D45946"/>
    <w:rsid w:val="00D4686D"/>
    <w:rsid w:val="00D530B3"/>
    <w:rsid w:val="00D56D86"/>
    <w:rsid w:val="00D56F68"/>
    <w:rsid w:val="00D602C1"/>
    <w:rsid w:val="00D602DB"/>
    <w:rsid w:val="00D62FB2"/>
    <w:rsid w:val="00D67B3B"/>
    <w:rsid w:val="00D70E16"/>
    <w:rsid w:val="00D7273E"/>
    <w:rsid w:val="00D73A53"/>
    <w:rsid w:val="00D73D4A"/>
    <w:rsid w:val="00D75B91"/>
    <w:rsid w:val="00D76750"/>
    <w:rsid w:val="00D76797"/>
    <w:rsid w:val="00D77250"/>
    <w:rsid w:val="00D77EA2"/>
    <w:rsid w:val="00D808E2"/>
    <w:rsid w:val="00D80A2B"/>
    <w:rsid w:val="00D82420"/>
    <w:rsid w:val="00D82D8F"/>
    <w:rsid w:val="00D8349D"/>
    <w:rsid w:val="00D83AB1"/>
    <w:rsid w:val="00D847C6"/>
    <w:rsid w:val="00D90204"/>
    <w:rsid w:val="00D91DE6"/>
    <w:rsid w:val="00D920E3"/>
    <w:rsid w:val="00D95344"/>
    <w:rsid w:val="00D95B49"/>
    <w:rsid w:val="00DA0886"/>
    <w:rsid w:val="00DA0DF9"/>
    <w:rsid w:val="00DA381F"/>
    <w:rsid w:val="00DA4A17"/>
    <w:rsid w:val="00DA7804"/>
    <w:rsid w:val="00DB1C3B"/>
    <w:rsid w:val="00DB41C4"/>
    <w:rsid w:val="00DB4422"/>
    <w:rsid w:val="00DB4C21"/>
    <w:rsid w:val="00DC1F36"/>
    <w:rsid w:val="00DC458A"/>
    <w:rsid w:val="00DC538F"/>
    <w:rsid w:val="00DD0631"/>
    <w:rsid w:val="00DD2980"/>
    <w:rsid w:val="00DD4D80"/>
    <w:rsid w:val="00DD5980"/>
    <w:rsid w:val="00DD7CF3"/>
    <w:rsid w:val="00DE1243"/>
    <w:rsid w:val="00DE1CF3"/>
    <w:rsid w:val="00DE2D67"/>
    <w:rsid w:val="00DE4EDA"/>
    <w:rsid w:val="00DE69F3"/>
    <w:rsid w:val="00DE6A89"/>
    <w:rsid w:val="00DE7A0C"/>
    <w:rsid w:val="00DE7DD9"/>
    <w:rsid w:val="00DF0D5D"/>
    <w:rsid w:val="00DF2AC7"/>
    <w:rsid w:val="00DF2AEC"/>
    <w:rsid w:val="00DF4B15"/>
    <w:rsid w:val="00DF4B6A"/>
    <w:rsid w:val="00DF590C"/>
    <w:rsid w:val="00DF59ED"/>
    <w:rsid w:val="00DF5DA8"/>
    <w:rsid w:val="00DF6451"/>
    <w:rsid w:val="00DF72F9"/>
    <w:rsid w:val="00E00183"/>
    <w:rsid w:val="00E01531"/>
    <w:rsid w:val="00E02405"/>
    <w:rsid w:val="00E04726"/>
    <w:rsid w:val="00E049D5"/>
    <w:rsid w:val="00E07E76"/>
    <w:rsid w:val="00E07EC1"/>
    <w:rsid w:val="00E138D8"/>
    <w:rsid w:val="00E13F24"/>
    <w:rsid w:val="00E1589B"/>
    <w:rsid w:val="00E22601"/>
    <w:rsid w:val="00E2442F"/>
    <w:rsid w:val="00E265D3"/>
    <w:rsid w:val="00E2787D"/>
    <w:rsid w:val="00E344F4"/>
    <w:rsid w:val="00E36246"/>
    <w:rsid w:val="00E371AA"/>
    <w:rsid w:val="00E4192F"/>
    <w:rsid w:val="00E45F45"/>
    <w:rsid w:val="00E51D7D"/>
    <w:rsid w:val="00E51E4A"/>
    <w:rsid w:val="00E521AE"/>
    <w:rsid w:val="00E56BD5"/>
    <w:rsid w:val="00E56BEA"/>
    <w:rsid w:val="00E572A2"/>
    <w:rsid w:val="00E606ED"/>
    <w:rsid w:val="00E61F1C"/>
    <w:rsid w:val="00E63187"/>
    <w:rsid w:val="00E63469"/>
    <w:rsid w:val="00E6D946"/>
    <w:rsid w:val="00E72099"/>
    <w:rsid w:val="00E730BE"/>
    <w:rsid w:val="00E73E13"/>
    <w:rsid w:val="00E73ED8"/>
    <w:rsid w:val="00E77978"/>
    <w:rsid w:val="00E81206"/>
    <w:rsid w:val="00E82242"/>
    <w:rsid w:val="00E826A3"/>
    <w:rsid w:val="00E8300F"/>
    <w:rsid w:val="00E84313"/>
    <w:rsid w:val="00E85E88"/>
    <w:rsid w:val="00E86D14"/>
    <w:rsid w:val="00E926AA"/>
    <w:rsid w:val="00E935A1"/>
    <w:rsid w:val="00E9380C"/>
    <w:rsid w:val="00E94698"/>
    <w:rsid w:val="00E94FAB"/>
    <w:rsid w:val="00E95D82"/>
    <w:rsid w:val="00E96264"/>
    <w:rsid w:val="00E96EC9"/>
    <w:rsid w:val="00EA1A26"/>
    <w:rsid w:val="00EA2037"/>
    <w:rsid w:val="00EA3BC8"/>
    <w:rsid w:val="00EA3F99"/>
    <w:rsid w:val="00EA4C90"/>
    <w:rsid w:val="00EA66D0"/>
    <w:rsid w:val="00EB12CF"/>
    <w:rsid w:val="00EB2777"/>
    <w:rsid w:val="00EB2826"/>
    <w:rsid w:val="00EB3291"/>
    <w:rsid w:val="00EB598B"/>
    <w:rsid w:val="00EB6078"/>
    <w:rsid w:val="00EC0DE7"/>
    <w:rsid w:val="00EC0EE4"/>
    <w:rsid w:val="00EC1153"/>
    <w:rsid w:val="00EC1318"/>
    <w:rsid w:val="00EC3811"/>
    <w:rsid w:val="00EC4393"/>
    <w:rsid w:val="00EC552F"/>
    <w:rsid w:val="00EC5565"/>
    <w:rsid w:val="00EC556B"/>
    <w:rsid w:val="00EC591B"/>
    <w:rsid w:val="00ED0714"/>
    <w:rsid w:val="00ED1B3E"/>
    <w:rsid w:val="00ED2A09"/>
    <w:rsid w:val="00ED49C8"/>
    <w:rsid w:val="00ED5840"/>
    <w:rsid w:val="00ED5E60"/>
    <w:rsid w:val="00ED6D52"/>
    <w:rsid w:val="00EE0802"/>
    <w:rsid w:val="00EE40E7"/>
    <w:rsid w:val="00EE4FB8"/>
    <w:rsid w:val="00EE52B6"/>
    <w:rsid w:val="00EF3603"/>
    <w:rsid w:val="00EF3757"/>
    <w:rsid w:val="00F02F29"/>
    <w:rsid w:val="00F03201"/>
    <w:rsid w:val="00F03411"/>
    <w:rsid w:val="00F04351"/>
    <w:rsid w:val="00F050F6"/>
    <w:rsid w:val="00F0540C"/>
    <w:rsid w:val="00F068D6"/>
    <w:rsid w:val="00F10F07"/>
    <w:rsid w:val="00F121A0"/>
    <w:rsid w:val="00F133C8"/>
    <w:rsid w:val="00F1405E"/>
    <w:rsid w:val="00F14407"/>
    <w:rsid w:val="00F161B1"/>
    <w:rsid w:val="00F17977"/>
    <w:rsid w:val="00F1B995"/>
    <w:rsid w:val="00F210DA"/>
    <w:rsid w:val="00F21596"/>
    <w:rsid w:val="00F24059"/>
    <w:rsid w:val="00F27537"/>
    <w:rsid w:val="00F27717"/>
    <w:rsid w:val="00F27E26"/>
    <w:rsid w:val="00F30D8F"/>
    <w:rsid w:val="00F31515"/>
    <w:rsid w:val="00F31621"/>
    <w:rsid w:val="00F3302A"/>
    <w:rsid w:val="00F3533B"/>
    <w:rsid w:val="00F3C4EC"/>
    <w:rsid w:val="00F4092D"/>
    <w:rsid w:val="00F41FEA"/>
    <w:rsid w:val="00F42DAC"/>
    <w:rsid w:val="00F442BA"/>
    <w:rsid w:val="00F475F2"/>
    <w:rsid w:val="00F47BD6"/>
    <w:rsid w:val="00F4824A"/>
    <w:rsid w:val="00F510BD"/>
    <w:rsid w:val="00F525B7"/>
    <w:rsid w:val="00F54835"/>
    <w:rsid w:val="00F548FD"/>
    <w:rsid w:val="00F554F7"/>
    <w:rsid w:val="00F5797A"/>
    <w:rsid w:val="00F60983"/>
    <w:rsid w:val="00F71929"/>
    <w:rsid w:val="00F71F03"/>
    <w:rsid w:val="00F72575"/>
    <w:rsid w:val="00F73F35"/>
    <w:rsid w:val="00F76AA0"/>
    <w:rsid w:val="00F77964"/>
    <w:rsid w:val="00F81248"/>
    <w:rsid w:val="00F81757"/>
    <w:rsid w:val="00F818D4"/>
    <w:rsid w:val="00F82EE8"/>
    <w:rsid w:val="00F83F8B"/>
    <w:rsid w:val="00F854FE"/>
    <w:rsid w:val="00F86C6D"/>
    <w:rsid w:val="00F872DA"/>
    <w:rsid w:val="00F90A6C"/>
    <w:rsid w:val="00F92732"/>
    <w:rsid w:val="00F9642D"/>
    <w:rsid w:val="00F971C5"/>
    <w:rsid w:val="00FA3249"/>
    <w:rsid w:val="00FA58C7"/>
    <w:rsid w:val="00FA5B4C"/>
    <w:rsid w:val="00FA7A35"/>
    <w:rsid w:val="00FB2D76"/>
    <w:rsid w:val="00FB320D"/>
    <w:rsid w:val="00FB4173"/>
    <w:rsid w:val="00FB5A8C"/>
    <w:rsid w:val="00FB5D31"/>
    <w:rsid w:val="00FB6BD8"/>
    <w:rsid w:val="00FB72F1"/>
    <w:rsid w:val="00FC0484"/>
    <w:rsid w:val="00FC156B"/>
    <w:rsid w:val="00FC2F7A"/>
    <w:rsid w:val="00FC4CA1"/>
    <w:rsid w:val="00FC6B8E"/>
    <w:rsid w:val="00FC75CB"/>
    <w:rsid w:val="00FC770B"/>
    <w:rsid w:val="00FC77B4"/>
    <w:rsid w:val="00FD5D47"/>
    <w:rsid w:val="00FD7DFE"/>
    <w:rsid w:val="00FE0358"/>
    <w:rsid w:val="00FE2842"/>
    <w:rsid w:val="00FE2913"/>
    <w:rsid w:val="00FE2B41"/>
    <w:rsid w:val="00FE374B"/>
    <w:rsid w:val="00FF08C6"/>
    <w:rsid w:val="00FF274A"/>
    <w:rsid w:val="010A4012"/>
    <w:rsid w:val="01158BA5"/>
    <w:rsid w:val="01174810"/>
    <w:rsid w:val="011946D8"/>
    <w:rsid w:val="013A66BD"/>
    <w:rsid w:val="0142B7ED"/>
    <w:rsid w:val="014359B7"/>
    <w:rsid w:val="01476270"/>
    <w:rsid w:val="0147EA69"/>
    <w:rsid w:val="014F78CC"/>
    <w:rsid w:val="01506AD2"/>
    <w:rsid w:val="015151FB"/>
    <w:rsid w:val="0151E99E"/>
    <w:rsid w:val="0155C8D8"/>
    <w:rsid w:val="015AF012"/>
    <w:rsid w:val="01784AD6"/>
    <w:rsid w:val="01787171"/>
    <w:rsid w:val="017A63DE"/>
    <w:rsid w:val="0180AC35"/>
    <w:rsid w:val="018ED0EE"/>
    <w:rsid w:val="019C47E7"/>
    <w:rsid w:val="01A3ED1E"/>
    <w:rsid w:val="01A70825"/>
    <w:rsid w:val="01C76B10"/>
    <w:rsid w:val="01D89E09"/>
    <w:rsid w:val="01E4C456"/>
    <w:rsid w:val="01EBE53A"/>
    <w:rsid w:val="021581DF"/>
    <w:rsid w:val="02489381"/>
    <w:rsid w:val="024DF86A"/>
    <w:rsid w:val="0276C6F0"/>
    <w:rsid w:val="027AB80A"/>
    <w:rsid w:val="0287FE0A"/>
    <w:rsid w:val="0291AE30"/>
    <w:rsid w:val="02A91A05"/>
    <w:rsid w:val="02B13EE1"/>
    <w:rsid w:val="02B3D191"/>
    <w:rsid w:val="02EA645E"/>
    <w:rsid w:val="02EB858D"/>
    <w:rsid w:val="02F78641"/>
    <w:rsid w:val="0305AC4E"/>
    <w:rsid w:val="030A0C46"/>
    <w:rsid w:val="030F61C0"/>
    <w:rsid w:val="03106B88"/>
    <w:rsid w:val="031A9167"/>
    <w:rsid w:val="03252085"/>
    <w:rsid w:val="03282393"/>
    <w:rsid w:val="03587A03"/>
    <w:rsid w:val="0362B625"/>
    <w:rsid w:val="036DD36E"/>
    <w:rsid w:val="039628A0"/>
    <w:rsid w:val="03991EA7"/>
    <w:rsid w:val="0399D29A"/>
    <w:rsid w:val="03A6B6F6"/>
    <w:rsid w:val="03C1174E"/>
    <w:rsid w:val="03C912E0"/>
    <w:rsid w:val="03CA67EC"/>
    <w:rsid w:val="03E55CE6"/>
    <w:rsid w:val="04048CB5"/>
    <w:rsid w:val="040AF6D2"/>
    <w:rsid w:val="040D9A6C"/>
    <w:rsid w:val="04136CFD"/>
    <w:rsid w:val="0418533E"/>
    <w:rsid w:val="04405DF3"/>
    <w:rsid w:val="0451CB2F"/>
    <w:rsid w:val="045D10A5"/>
    <w:rsid w:val="046471F3"/>
    <w:rsid w:val="0467909B"/>
    <w:rsid w:val="0492645C"/>
    <w:rsid w:val="04A35EE6"/>
    <w:rsid w:val="04AC1512"/>
    <w:rsid w:val="04B58680"/>
    <w:rsid w:val="04EBF9CA"/>
    <w:rsid w:val="04F1590A"/>
    <w:rsid w:val="04FB8E50"/>
    <w:rsid w:val="050CB665"/>
    <w:rsid w:val="050E98CF"/>
    <w:rsid w:val="0512E4C6"/>
    <w:rsid w:val="0520453F"/>
    <w:rsid w:val="0520B448"/>
    <w:rsid w:val="052CA8FF"/>
    <w:rsid w:val="055FF1C5"/>
    <w:rsid w:val="0564D427"/>
    <w:rsid w:val="0577178D"/>
    <w:rsid w:val="0579BEEE"/>
    <w:rsid w:val="0586351F"/>
    <w:rsid w:val="05990226"/>
    <w:rsid w:val="059B3BE4"/>
    <w:rsid w:val="059CE56B"/>
    <w:rsid w:val="05C469A8"/>
    <w:rsid w:val="05C75717"/>
    <w:rsid w:val="05D2AD6E"/>
    <w:rsid w:val="05DEF923"/>
    <w:rsid w:val="06045B8E"/>
    <w:rsid w:val="0604E7BE"/>
    <w:rsid w:val="06298187"/>
    <w:rsid w:val="064765BA"/>
    <w:rsid w:val="0649DA0B"/>
    <w:rsid w:val="0679FCBE"/>
    <w:rsid w:val="06835C9E"/>
    <w:rsid w:val="068C5842"/>
    <w:rsid w:val="06C0456A"/>
    <w:rsid w:val="06C4F1AF"/>
    <w:rsid w:val="06C71EBB"/>
    <w:rsid w:val="06CA83B2"/>
    <w:rsid w:val="06D5DCD1"/>
    <w:rsid w:val="06D9692E"/>
    <w:rsid w:val="06F34756"/>
    <w:rsid w:val="06F485DD"/>
    <w:rsid w:val="06F87643"/>
    <w:rsid w:val="06FC96CA"/>
    <w:rsid w:val="07109280"/>
    <w:rsid w:val="071340FE"/>
    <w:rsid w:val="071F9876"/>
    <w:rsid w:val="0720B4DB"/>
    <w:rsid w:val="0722C6A2"/>
    <w:rsid w:val="072E9C1E"/>
    <w:rsid w:val="0736F592"/>
    <w:rsid w:val="073CE472"/>
    <w:rsid w:val="073DF42C"/>
    <w:rsid w:val="075A141B"/>
    <w:rsid w:val="07630CF5"/>
    <w:rsid w:val="0775642E"/>
    <w:rsid w:val="0779550F"/>
    <w:rsid w:val="07864B3B"/>
    <w:rsid w:val="0792F135"/>
    <w:rsid w:val="0795D426"/>
    <w:rsid w:val="07A1E8B0"/>
    <w:rsid w:val="07A6015D"/>
    <w:rsid w:val="07C8A85D"/>
    <w:rsid w:val="07E3342E"/>
    <w:rsid w:val="07EA8DFF"/>
    <w:rsid w:val="07F4EBB1"/>
    <w:rsid w:val="08082BD1"/>
    <w:rsid w:val="0816202D"/>
    <w:rsid w:val="0817CCB0"/>
    <w:rsid w:val="081DA2F6"/>
    <w:rsid w:val="081E447B"/>
    <w:rsid w:val="083AA4C0"/>
    <w:rsid w:val="083B2CDF"/>
    <w:rsid w:val="083FA9DF"/>
    <w:rsid w:val="0844B028"/>
    <w:rsid w:val="085F8C3F"/>
    <w:rsid w:val="086BA5D1"/>
    <w:rsid w:val="087008EE"/>
    <w:rsid w:val="087441E0"/>
    <w:rsid w:val="08749A0B"/>
    <w:rsid w:val="08753D6D"/>
    <w:rsid w:val="08753D6D"/>
    <w:rsid w:val="08762F6D"/>
    <w:rsid w:val="08A0FE93"/>
    <w:rsid w:val="08A2566A"/>
    <w:rsid w:val="08A27806"/>
    <w:rsid w:val="08B236FB"/>
    <w:rsid w:val="08BFBC17"/>
    <w:rsid w:val="08C0F44F"/>
    <w:rsid w:val="08CBAD03"/>
    <w:rsid w:val="08CF06E2"/>
    <w:rsid w:val="08D110E0"/>
    <w:rsid w:val="08E1CCD6"/>
    <w:rsid w:val="08E6DBEE"/>
    <w:rsid w:val="08E75360"/>
    <w:rsid w:val="08E96B13"/>
    <w:rsid w:val="08F1920B"/>
    <w:rsid w:val="08F584E4"/>
    <w:rsid w:val="08FF0E12"/>
    <w:rsid w:val="09019D3B"/>
    <w:rsid w:val="09032DBA"/>
    <w:rsid w:val="0903AFE9"/>
    <w:rsid w:val="0905D7A8"/>
    <w:rsid w:val="090E290D"/>
    <w:rsid w:val="0922F8CA"/>
    <w:rsid w:val="0925366A"/>
    <w:rsid w:val="093177C8"/>
    <w:rsid w:val="097F7F76"/>
    <w:rsid w:val="0990C204"/>
    <w:rsid w:val="09923372"/>
    <w:rsid w:val="09973140"/>
    <w:rsid w:val="099A47E6"/>
    <w:rsid w:val="099C75C2"/>
    <w:rsid w:val="09AB6815"/>
    <w:rsid w:val="09B547CF"/>
    <w:rsid w:val="09B74C62"/>
    <w:rsid w:val="09CE2320"/>
    <w:rsid w:val="09D08091"/>
    <w:rsid w:val="09D3FAA2"/>
    <w:rsid w:val="09D4C2BA"/>
    <w:rsid w:val="09D5E181"/>
    <w:rsid w:val="09D6A7BB"/>
    <w:rsid w:val="09DF7E31"/>
    <w:rsid w:val="09E2281C"/>
    <w:rsid w:val="09F21279"/>
    <w:rsid w:val="09F5BCF8"/>
    <w:rsid w:val="09F64581"/>
    <w:rsid w:val="09F8CFB0"/>
    <w:rsid w:val="0A2864AE"/>
    <w:rsid w:val="0A428F7C"/>
    <w:rsid w:val="0A453D61"/>
    <w:rsid w:val="0A496F06"/>
    <w:rsid w:val="0A6856AE"/>
    <w:rsid w:val="0A6E4746"/>
    <w:rsid w:val="0A93A632"/>
    <w:rsid w:val="0A9A59E4"/>
    <w:rsid w:val="0AA07960"/>
    <w:rsid w:val="0AA9784D"/>
    <w:rsid w:val="0AB9CB94"/>
    <w:rsid w:val="0AC0A6C5"/>
    <w:rsid w:val="0AC0BA64"/>
    <w:rsid w:val="0AC7E9ED"/>
    <w:rsid w:val="0AC91F00"/>
    <w:rsid w:val="0AF15D21"/>
    <w:rsid w:val="0AF42979"/>
    <w:rsid w:val="0AFA4A8A"/>
    <w:rsid w:val="0B0A4D49"/>
    <w:rsid w:val="0B0E0897"/>
    <w:rsid w:val="0B28D99A"/>
    <w:rsid w:val="0B2FF286"/>
    <w:rsid w:val="0B7B7F00"/>
    <w:rsid w:val="0B7F24FB"/>
    <w:rsid w:val="0B95F9B2"/>
    <w:rsid w:val="0BAB835C"/>
    <w:rsid w:val="0BAD42EC"/>
    <w:rsid w:val="0BB5BD7B"/>
    <w:rsid w:val="0BD07885"/>
    <w:rsid w:val="0BDFBD20"/>
    <w:rsid w:val="0BE9C711"/>
    <w:rsid w:val="0C2B1F2D"/>
    <w:rsid w:val="0C535A44"/>
    <w:rsid w:val="0C57AD10"/>
    <w:rsid w:val="0C5ABF30"/>
    <w:rsid w:val="0C623C64"/>
    <w:rsid w:val="0C6AE891"/>
    <w:rsid w:val="0C71A43B"/>
    <w:rsid w:val="0C78BD7B"/>
    <w:rsid w:val="0C87475F"/>
    <w:rsid w:val="0C8EECF5"/>
    <w:rsid w:val="0C9253F4"/>
    <w:rsid w:val="0C991A05"/>
    <w:rsid w:val="0C9B8A26"/>
    <w:rsid w:val="0C9FEF10"/>
    <w:rsid w:val="0CBB40C6"/>
    <w:rsid w:val="0CCCCE70"/>
    <w:rsid w:val="0CD9BC25"/>
    <w:rsid w:val="0CEA8183"/>
    <w:rsid w:val="0CEC4FBA"/>
    <w:rsid w:val="0CFACEF2"/>
    <w:rsid w:val="0D0C387A"/>
    <w:rsid w:val="0D1CF6D7"/>
    <w:rsid w:val="0D375391"/>
    <w:rsid w:val="0D54CEC5"/>
    <w:rsid w:val="0D57987C"/>
    <w:rsid w:val="0D61670F"/>
    <w:rsid w:val="0D774A8A"/>
    <w:rsid w:val="0D914BC4"/>
    <w:rsid w:val="0D914BC4"/>
    <w:rsid w:val="0D96461C"/>
    <w:rsid w:val="0D9AC62B"/>
    <w:rsid w:val="0D9AC62B"/>
    <w:rsid w:val="0D9E987D"/>
    <w:rsid w:val="0DBD047B"/>
    <w:rsid w:val="0DDD4A71"/>
    <w:rsid w:val="0DE83269"/>
    <w:rsid w:val="0DF13571"/>
    <w:rsid w:val="0DF86A66"/>
    <w:rsid w:val="0DFF873B"/>
    <w:rsid w:val="0E23291A"/>
    <w:rsid w:val="0E48824A"/>
    <w:rsid w:val="0E4A7D2D"/>
    <w:rsid w:val="0E4CF1AA"/>
    <w:rsid w:val="0E7953A7"/>
    <w:rsid w:val="0E88AC56"/>
    <w:rsid w:val="0E89BDE6"/>
    <w:rsid w:val="0E965083"/>
    <w:rsid w:val="0EA03CB4"/>
    <w:rsid w:val="0EA28C5B"/>
    <w:rsid w:val="0EB8E3FA"/>
    <w:rsid w:val="0EBAE650"/>
    <w:rsid w:val="0EBC352B"/>
    <w:rsid w:val="0EC60DCB"/>
    <w:rsid w:val="0EDBF074"/>
    <w:rsid w:val="0EDDB2E3"/>
    <w:rsid w:val="0EE9A5C9"/>
    <w:rsid w:val="0EEBE4BE"/>
    <w:rsid w:val="0EF06E60"/>
    <w:rsid w:val="0EFA06F8"/>
    <w:rsid w:val="0F0038FC"/>
    <w:rsid w:val="0F032E9E"/>
    <w:rsid w:val="0F0B61F6"/>
    <w:rsid w:val="0F0EA6FC"/>
    <w:rsid w:val="0F0FB5A7"/>
    <w:rsid w:val="0F141A8C"/>
    <w:rsid w:val="0F1FC581"/>
    <w:rsid w:val="0F21CF56"/>
    <w:rsid w:val="0F22C96D"/>
    <w:rsid w:val="0F22F1CB"/>
    <w:rsid w:val="0F289D74"/>
    <w:rsid w:val="0F2A17A3"/>
    <w:rsid w:val="0F2A1AF2"/>
    <w:rsid w:val="0F3E0D69"/>
    <w:rsid w:val="0F4A1CEC"/>
    <w:rsid w:val="0F50DE12"/>
    <w:rsid w:val="0F54F680"/>
    <w:rsid w:val="0F62D2A1"/>
    <w:rsid w:val="0F67507C"/>
    <w:rsid w:val="0FB29477"/>
    <w:rsid w:val="0FB6411E"/>
    <w:rsid w:val="0FB8E6CD"/>
    <w:rsid w:val="0FC4628D"/>
    <w:rsid w:val="0FD75585"/>
    <w:rsid w:val="0FD78489"/>
    <w:rsid w:val="0FDF2B78"/>
    <w:rsid w:val="0FE8029D"/>
    <w:rsid w:val="0FF7BC7E"/>
    <w:rsid w:val="100B5D2D"/>
    <w:rsid w:val="100D69BA"/>
    <w:rsid w:val="101FEFED"/>
    <w:rsid w:val="102552D7"/>
    <w:rsid w:val="1030DF62"/>
    <w:rsid w:val="104ABE54"/>
    <w:rsid w:val="105F370A"/>
    <w:rsid w:val="109F2918"/>
    <w:rsid w:val="10A50BF5"/>
    <w:rsid w:val="10AABF5B"/>
    <w:rsid w:val="10C04954"/>
    <w:rsid w:val="10C4C88B"/>
    <w:rsid w:val="10C82786"/>
    <w:rsid w:val="10D57462"/>
    <w:rsid w:val="10E59A97"/>
    <w:rsid w:val="110156B7"/>
    <w:rsid w:val="11138CBB"/>
    <w:rsid w:val="1115445B"/>
    <w:rsid w:val="1127597B"/>
    <w:rsid w:val="1127E8CD"/>
    <w:rsid w:val="1136BC94"/>
    <w:rsid w:val="114B206B"/>
    <w:rsid w:val="1151C870"/>
    <w:rsid w:val="1170F2E1"/>
    <w:rsid w:val="117EC3CA"/>
    <w:rsid w:val="1189A9D6"/>
    <w:rsid w:val="118ED680"/>
    <w:rsid w:val="118EDD74"/>
    <w:rsid w:val="1193545F"/>
    <w:rsid w:val="1196B8C6"/>
    <w:rsid w:val="11B59564"/>
    <w:rsid w:val="11B5E671"/>
    <w:rsid w:val="11BABB59"/>
    <w:rsid w:val="11C67D79"/>
    <w:rsid w:val="11C8B90A"/>
    <w:rsid w:val="11D896FB"/>
    <w:rsid w:val="11DB5E21"/>
    <w:rsid w:val="11DCBF29"/>
    <w:rsid w:val="11E99D20"/>
    <w:rsid w:val="11EA6AC4"/>
    <w:rsid w:val="11F1DF53"/>
    <w:rsid w:val="12161C93"/>
    <w:rsid w:val="12257DB8"/>
    <w:rsid w:val="122C203B"/>
    <w:rsid w:val="12324B77"/>
    <w:rsid w:val="12431BCE"/>
    <w:rsid w:val="124E3F53"/>
    <w:rsid w:val="1251DADA"/>
    <w:rsid w:val="125BC54E"/>
    <w:rsid w:val="125D502A"/>
    <w:rsid w:val="125DBFB4"/>
    <w:rsid w:val="125E7315"/>
    <w:rsid w:val="126FA84E"/>
    <w:rsid w:val="127A427E"/>
    <w:rsid w:val="12800939"/>
    <w:rsid w:val="1282B31A"/>
    <w:rsid w:val="12867EC4"/>
    <w:rsid w:val="128739F5"/>
    <w:rsid w:val="1287F0FA"/>
    <w:rsid w:val="128AE015"/>
    <w:rsid w:val="128E6658"/>
    <w:rsid w:val="129423B1"/>
    <w:rsid w:val="129A8C28"/>
    <w:rsid w:val="12C9D638"/>
    <w:rsid w:val="12DCFFFB"/>
    <w:rsid w:val="12E34F95"/>
    <w:rsid w:val="12E47AA5"/>
    <w:rsid w:val="12FA4A25"/>
    <w:rsid w:val="12FA5B8E"/>
    <w:rsid w:val="12FBA16D"/>
    <w:rsid w:val="1303CB82"/>
    <w:rsid w:val="133BBDE5"/>
    <w:rsid w:val="134955C3"/>
    <w:rsid w:val="134B3C43"/>
    <w:rsid w:val="13591F2E"/>
    <w:rsid w:val="13981339"/>
    <w:rsid w:val="13A812BA"/>
    <w:rsid w:val="13AEB65D"/>
    <w:rsid w:val="13AF1D57"/>
    <w:rsid w:val="13B4BC59"/>
    <w:rsid w:val="13BB3A42"/>
    <w:rsid w:val="13CDA36E"/>
    <w:rsid w:val="13CF3689"/>
    <w:rsid w:val="13D51C60"/>
    <w:rsid w:val="13D6D9EA"/>
    <w:rsid w:val="13D9EC96"/>
    <w:rsid w:val="13E60440"/>
    <w:rsid w:val="141327B0"/>
    <w:rsid w:val="14187B0C"/>
    <w:rsid w:val="142D6518"/>
    <w:rsid w:val="14305246"/>
    <w:rsid w:val="1435CD79"/>
    <w:rsid w:val="144AB33B"/>
    <w:rsid w:val="144EFB16"/>
    <w:rsid w:val="14591A7A"/>
    <w:rsid w:val="146017B2"/>
    <w:rsid w:val="146A5620"/>
    <w:rsid w:val="146E516E"/>
    <w:rsid w:val="14722295"/>
    <w:rsid w:val="14A0CC74"/>
    <w:rsid w:val="14A9CA98"/>
    <w:rsid w:val="14C259BA"/>
    <w:rsid w:val="14C27224"/>
    <w:rsid w:val="14CD2BB3"/>
    <w:rsid w:val="14CF4981"/>
    <w:rsid w:val="14DA2E34"/>
    <w:rsid w:val="1507B9B5"/>
    <w:rsid w:val="150D0E82"/>
    <w:rsid w:val="15199853"/>
    <w:rsid w:val="152B090F"/>
    <w:rsid w:val="153AC141"/>
    <w:rsid w:val="154F404B"/>
    <w:rsid w:val="1560D8F4"/>
    <w:rsid w:val="156E6E54"/>
    <w:rsid w:val="156EE28B"/>
    <w:rsid w:val="159FAEFB"/>
    <w:rsid w:val="15A692CA"/>
    <w:rsid w:val="15B5DB30"/>
    <w:rsid w:val="15BC88C6"/>
    <w:rsid w:val="15CBC56D"/>
    <w:rsid w:val="15D878F7"/>
    <w:rsid w:val="15E1E3F4"/>
    <w:rsid w:val="15E6457D"/>
    <w:rsid w:val="15E8F569"/>
    <w:rsid w:val="15EE7E93"/>
    <w:rsid w:val="15EF8C50"/>
    <w:rsid w:val="15EFE809"/>
    <w:rsid w:val="15F14105"/>
    <w:rsid w:val="15F68662"/>
    <w:rsid w:val="15FEA98B"/>
    <w:rsid w:val="16025D62"/>
    <w:rsid w:val="160DEEFD"/>
    <w:rsid w:val="160FECC5"/>
    <w:rsid w:val="1613FD09"/>
    <w:rsid w:val="1630E9BB"/>
    <w:rsid w:val="16343653"/>
    <w:rsid w:val="163E40D2"/>
    <w:rsid w:val="16436F26"/>
    <w:rsid w:val="16436F26"/>
    <w:rsid w:val="16530C0D"/>
    <w:rsid w:val="16575D61"/>
    <w:rsid w:val="16639FA4"/>
    <w:rsid w:val="16667FC9"/>
    <w:rsid w:val="1673795F"/>
    <w:rsid w:val="167DAB11"/>
    <w:rsid w:val="168107C1"/>
    <w:rsid w:val="168486BF"/>
    <w:rsid w:val="168D12A4"/>
    <w:rsid w:val="16A241C6"/>
    <w:rsid w:val="16B1E539"/>
    <w:rsid w:val="16C094A3"/>
    <w:rsid w:val="16CB9C2D"/>
    <w:rsid w:val="16CC6E13"/>
    <w:rsid w:val="16E4FF49"/>
    <w:rsid w:val="16EEEFD6"/>
    <w:rsid w:val="16F22D56"/>
    <w:rsid w:val="170CFA5A"/>
    <w:rsid w:val="17142ADD"/>
    <w:rsid w:val="17208BE6"/>
    <w:rsid w:val="1727E270"/>
    <w:rsid w:val="1744B322"/>
    <w:rsid w:val="175040F7"/>
    <w:rsid w:val="175A9357"/>
    <w:rsid w:val="176E10B7"/>
    <w:rsid w:val="1783974C"/>
    <w:rsid w:val="178769F2"/>
    <w:rsid w:val="1791261F"/>
    <w:rsid w:val="1792A402"/>
    <w:rsid w:val="17A877FE"/>
    <w:rsid w:val="17BB9C6D"/>
    <w:rsid w:val="17D71F9E"/>
    <w:rsid w:val="17D986E3"/>
    <w:rsid w:val="17E5E577"/>
    <w:rsid w:val="17EE2FA3"/>
    <w:rsid w:val="17F06E2D"/>
    <w:rsid w:val="180DD911"/>
    <w:rsid w:val="180EA237"/>
    <w:rsid w:val="1826EED3"/>
    <w:rsid w:val="182AB2A5"/>
    <w:rsid w:val="1841A617"/>
    <w:rsid w:val="18463EEA"/>
    <w:rsid w:val="184F8225"/>
    <w:rsid w:val="185C545B"/>
    <w:rsid w:val="18652D22"/>
    <w:rsid w:val="1866DC5C"/>
    <w:rsid w:val="189DE539"/>
    <w:rsid w:val="18C4AEC4"/>
    <w:rsid w:val="18C91CB6"/>
    <w:rsid w:val="18CD83FF"/>
    <w:rsid w:val="18D3B14F"/>
    <w:rsid w:val="18DDDF7D"/>
    <w:rsid w:val="18FFC578"/>
    <w:rsid w:val="19038A16"/>
    <w:rsid w:val="193B908A"/>
    <w:rsid w:val="193F120C"/>
    <w:rsid w:val="1957F19C"/>
    <w:rsid w:val="195BACD5"/>
    <w:rsid w:val="198361E3"/>
    <w:rsid w:val="1988ECF8"/>
    <w:rsid w:val="19897025"/>
    <w:rsid w:val="1999C191"/>
    <w:rsid w:val="19A224EC"/>
    <w:rsid w:val="19A6E5FC"/>
    <w:rsid w:val="19B00CE8"/>
    <w:rsid w:val="19CC2DC6"/>
    <w:rsid w:val="19D6051C"/>
    <w:rsid w:val="19DDD3FA"/>
    <w:rsid w:val="19DED103"/>
    <w:rsid w:val="19E27282"/>
    <w:rsid w:val="19F6E0E9"/>
    <w:rsid w:val="19F9B729"/>
    <w:rsid w:val="19FD47A8"/>
    <w:rsid w:val="1A23A629"/>
    <w:rsid w:val="1A3BA9E0"/>
    <w:rsid w:val="1A4F1536"/>
    <w:rsid w:val="1A57B6ED"/>
    <w:rsid w:val="1A7FD57F"/>
    <w:rsid w:val="1A85797F"/>
    <w:rsid w:val="1A94F255"/>
    <w:rsid w:val="1AB84C55"/>
    <w:rsid w:val="1AC22BBB"/>
    <w:rsid w:val="1AC7EE38"/>
    <w:rsid w:val="1AD4AFF2"/>
    <w:rsid w:val="1AD70908"/>
    <w:rsid w:val="1AD938AA"/>
    <w:rsid w:val="1AE08A5B"/>
    <w:rsid w:val="1B04EAA3"/>
    <w:rsid w:val="1B26BA37"/>
    <w:rsid w:val="1B2F27FE"/>
    <w:rsid w:val="1B3863DD"/>
    <w:rsid w:val="1B3D11BB"/>
    <w:rsid w:val="1B4F2C7B"/>
    <w:rsid w:val="1B514B03"/>
    <w:rsid w:val="1B56CC9D"/>
    <w:rsid w:val="1B5E55E5"/>
    <w:rsid w:val="1B667AE3"/>
    <w:rsid w:val="1B7101FA"/>
    <w:rsid w:val="1B815B7C"/>
    <w:rsid w:val="1B8AD282"/>
    <w:rsid w:val="1B989AC8"/>
    <w:rsid w:val="1BA17861"/>
    <w:rsid w:val="1BA2C4A5"/>
    <w:rsid w:val="1BB4C9FE"/>
    <w:rsid w:val="1BC56C94"/>
    <w:rsid w:val="1BD02248"/>
    <w:rsid w:val="1BD49DC0"/>
    <w:rsid w:val="1BD61372"/>
    <w:rsid w:val="1BDBD31E"/>
    <w:rsid w:val="1BDDE2D6"/>
    <w:rsid w:val="1BDEB491"/>
    <w:rsid w:val="1BE3FBB8"/>
    <w:rsid w:val="1BE8E5C1"/>
    <w:rsid w:val="1BF69463"/>
    <w:rsid w:val="1BF7BCAE"/>
    <w:rsid w:val="1BFA3567"/>
    <w:rsid w:val="1C212F4C"/>
    <w:rsid w:val="1C2C8032"/>
    <w:rsid w:val="1C4814B2"/>
    <w:rsid w:val="1C4EAE9E"/>
    <w:rsid w:val="1C5D017A"/>
    <w:rsid w:val="1C71323C"/>
    <w:rsid w:val="1C81730F"/>
    <w:rsid w:val="1C81D29F"/>
    <w:rsid w:val="1C86B8BB"/>
    <w:rsid w:val="1C88633B"/>
    <w:rsid w:val="1C96864A"/>
    <w:rsid w:val="1C9CB1E5"/>
    <w:rsid w:val="1C9CF5FD"/>
    <w:rsid w:val="1CA2AAB1"/>
    <w:rsid w:val="1CAC7E1D"/>
    <w:rsid w:val="1CB51DED"/>
    <w:rsid w:val="1CD972C2"/>
    <w:rsid w:val="1CEFD0A6"/>
    <w:rsid w:val="1CF93263"/>
    <w:rsid w:val="1CFE3A80"/>
    <w:rsid w:val="1D04EDD5"/>
    <w:rsid w:val="1D103082"/>
    <w:rsid w:val="1D1CFE9E"/>
    <w:rsid w:val="1D28A618"/>
    <w:rsid w:val="1D2EC3CA"/>
    <w:rsid w:val="1D3DFC33"/>
    <w:rsid w:val="1D40E0A0"/>
    <w:rsid w:val="1D6FFBFB"/>
    <w:rsid w:val="1D7179D3"/>
    <w:rsid w:val="1D7DC4B0"/>
    <w:rsid w:val="1D7E1F48"/>
    <w:rsid w:val="1D8B91A1"/>
    <w:rsid w:val="1D945DA7"/>
    <w:rsid w:val="1D95D9B3"/>
    <w:rsid w:val="1D982BC8"/>
    <w:rsid w:val="1DA37FA1"/>
    <w:rsid w:val="1DA70AE0"/>
    <w:rsid w:val="1DBF47BD"/>
    <w:rsid w:val="1DC4F47A"/>
    <w:rsid w:val="1DC51BA7"/>
    <w:rsid w:val="1DC61026"/>
    <w:rsid w:val="1DC7EFA1"/>
    <w:rsid w:val="1DC801CA"/>
    <w:rsid w:val="1DCD09E6"/>
    <w:rsid w:val="1DEC1138"/>
    <w:rsid w:val="1DED2ADA"/>
    <w:rsid w:val="1DF1E1B0"/>
    <w:rsid w:val="1E0A5629"/>
    <w:rsid w:val="1E18588F"/>
    <w:rsid w:val="1E31BDC1"/>
    <w:rsid w:val="1E41EC5B"/>
    <w:rsid w:val="1E434CB1"/>
    <w:rsid w:val="1E805EBC"/>
    <w:rsid w:val="1E8C3C9A"/>
    <w:rsid w:val="1E94BE2B"/>
    <w:rsid w:val="1E9E4044"/>
    <w:rsid w:val="1EB0395A"/>
    <w:rsid w:val="1EB24FC4"/>
    <w:rsid w:val="1EB50FC1"/>
    <w:rsid w:val="1EBC546A"/>
    <w:rsid w:val="1EC37077"/>
    <w:rsid w:val="1ED53F3D"/>
    <w:rsid w:val="1ED8AAC0"/>
    <w:rsid w:val="1F1CA7D4"/>
    <w:rsid w:val="1F1DCC44"/>
    <w:rsid w:val="1F2BA331"/>
    <w:rsid w:val="1F66AD35"/>
    <w:rsid w:val="1F7587E1"/>
    <w:rsid w:val="1F810509"/>
    <w:rsid w:val="1F81DF9D"/>
    <w:rsid w:val="1F84869C"/>
    <w:rsid w:val="1F850C1C"/>
    <w:rsid w:val="1F93EA21"/>
    <w:rsid w:val="1F9D071D"/>
    <w:rsid w:val="1FA1FE34"/>
    <w:rsid w:val="1FC31E29"/>
    <w:rsid w:val="1FCA74A8"/>
    <w:rsid w:val="1FCE5706"/>
    <w:rsid w:val="1FD35749"/>
    <w:rsid w:val="1FD3893A"/>
    <w:rsid w:val="1FD42CD0"/>
    <w:rsid w:val="1FE49A7A"/>
    <w:rsid w:val="1FF34926"/>
    <w:rsid w:val="1FFA7D6E"/>
    <w:rsid w:val="2022C36C"/>
    <w:rsid w:val="2028FF2B"/>
    <w:rsid w:val="203DB8A5"/>
    <w:rsid w:val="203DE244"/>
    <w:rsid w:val="203F953C"/>
    <w:rsid w:val="2045E714"/>
    <w:rsid w:val="204B42F9"/>
    <w:rsid w:val="204F083C"/>
    <w:rsid w:val="2058012D"/>
    <w:rsid w:val="2058B8F6"/>
    <w:rsid w:val="207133F9"/>
    <w:rsid w:val="2077C47A"/>
    <w:rsid w:val="2081F42F"/>
    <w:rsid w:val="20846374"/>
    <w:rsid w:val="20858668"/>
    <w:rsid w:val="208EBEBA"/>
    <w:rsid w:val="20A1E966"/>
    <w:rsid w:val="20AD37C6"/>
    <w:rsid w:val="20AF593B"/>
    <w:rsid w:val="20B01F7D"/>
    <w:rsid w:val="20B6EA9E"/>
    <w:rsid w:val="20BF658C"/>
    <w:rsid w:val="20C494D5"/>
    <w:rsid w:val="20D8C861"/>
    <w:rsid w:val="20DBE0D3"/>
    <w:rsid w:val="20E61114"/>
    <w:rsid w:val="20F94217"/>
    <w:rsid w:val="210C071F"/>
    <w:rsid w:val="21111F0E"/>
    <w:rsid w:val="2113FD3E"/>
    <w:rsid w:val="211993B4"/>
    <w:rsid w:val="2119B6FE"/>
    <w:rsid w:val="213816DA"/>
    <w:rsid w:val="2147B1E2"/>
    <w:rsid w:val="214D20EF"/>
    <w:rsid w:val="215900A8"/>
    <w:rsid w:val="216B3AA2"/>
    <w:rsid w:val="2175687F"/>
    <w:rsid w:val="2179C09C"/>
    <w:rsid w:val="21893D19"/>
    <w:rsid w:val="219E75E7"/>
    <w:rsid w:val="21B1CD88"/>
    <w:rsid w:val="21B6E781"/>
    <w:rsid w:val="21BEDFF9"/>
    <w:rsid w:val="21C0EA62"/>
    <w:rsid w:val="21C1453A"/>
    <w:rsid w:val="21C317DE"/>
    <w:rsid w:val="21D59E5E"/>
    <w:rsid w:val="21DFB209"/>
    <w:rsid w:val="21F50B4A"/>
    <w:rsid w:val="21F90547"/>
    <w:rsid w:val="22001352"/>
    <w:rsid w:val="2206544D"/>
    <w:rsid w:val="22107E45"/>
    <w:rsid w:val="221709B9"/>
    <w:rsid w:val="2218121E"/>
    <w:rsid w:val="22213E7B"/>
    <w:rsid w:val="22245530"/>
    <w:rsid w:val="2225DE45"/>
    <w:rsid w:val="2276322E"/>
    <w:rsid w:val="228DB7F2"/>
    <w:rsid w:val="228E4272"/>
    <w:rsid w:val="2294BC6C"/>
    <w:rsid w:val="2296E798"/>
    <w:rsid w:val="22A1B2BC"/>
    <w:rsid w:val="22C4BC5E"/>
    <w:rsid w:val="22CBA87B"/>
    <w:rsid w:val="22CC42D6"/>
    <w:rsid w:val="22D1F7D6"/>
    <w:rsid w:val="22DEEB96"/>
    <w:rsid w:val="22E56AD3"/>
    <w:rsid w:val="22E96428"/>
    <w:rsid w:val="22EF40D0"/>
    <w:rsid w:val="22EFA7B8"/>
    <w:rsid w:val="22FC7494"/>
    <w:rsid w:val="23026757"/>
    <w:rsid w:val="23055FFA"/>
    <w:rsid w:val="230CBCB5"/>
    <w:rsid w:val="23237C99"/>
    <w:rsid w:val="23257D23"/>
    <w:rsid w:val="232DB704"/>
    <w:rsid w:val="2345449E"/>
    <w:rsid w:val="2348A1A1"/>
    <w:rsid w:val="234BE51B"/>
    <w:rsid w:val="234F8255"/>
    <w:rsid w:val="2351D19E"/>
    <w:rsid w:val="23640C0A"/>
    <w:rsid w:val="2366C23D"/>
    <w:rsid w:val="2368FDBA"/>
    <w:rsid w:val="2372BE78"/>
    <w:rsid w:val="2384E123"/>
    <w:rsid w:val="23850822"/>
    <w:rsid w:val="23A16485"/>
    <w:rsid w:val="23A1DB8D"/>
    <w:rsid w:val="23ACA922"/>
    <w:rsid w:val="23AEF2C3"/>
    <w:rsid w:val="23B624B9"/>
    <w:rsid w:val="23CD4065"/>
    <w:rsid w:val="23D5492B"/>
    <w:rsid w:val="23DB3B0F"/>
    <w:rsid w:val="23F09DFE"/>
    <w:rsid w:val="23F6BCF9"/>
    <w:rsid w:val="240662EF"/>
    <w:rsid w:val="2408BF87"/>
    <w:rsid w:val="241667E0"/>
    <w:rsid w:val="24194E78"/>
    <w:rsid w:val="24202E0E"/>
    <w:rsid w:val="242E367A"/>
    <w:rsid w:val="242E83B0"/>
    <w:rsid w:val="244DC17D"/>
    <w:rsid w:val="244FC356"/>
    <w:rsid w:val="245CE9EA"/>
    <w:rsid w:val="2475CE71"/>
    <w:rsid w:val="2475CE71"/>
    <w:rsid w:val="2487855A"/>
    <w:rsid w:val="24955FDF"/>
    <w:rsid w:val="24998DFC"/>
    <w:rsid w:val="24EB359E"/>
    <w:rsid w:val="24F04C7C"/>
    <w:rsid w:val="24FDBF48"/>
    <w:rsid w:val="24FF5183"/>
    <w:rsid w:val="25190678"/>
    <w:rsid w:val="251DD247"/>
    <w:rsid w:val="25225946"/>
    <w:rsid w:val="2528B4A5"/>
    <w:rsid w:val="252D60E3"/>
    <w:rsid w:val="2533EBE1"/>
    <w:rsid w:val="25392C35"/>
    <w:rsid w:val="25402384"/>
    <w:rsid w:val="2576BF7A"/>
    <w:rsid w:val="258946F2"/>
    <w:rsid w:val="2594DB99"/>
    <w:rsid w:val="25A9D9C3"/>
    <w:rsid w:val="25B28A85"/>
    <w:rsid w:val="25C63A57"/>
    <w:rsid w:val="25C74A28"/>
    <w:rsid w:val="25D44F92"/>
    <w:rsid w:val="25DA178F"/>
    <w:rsid w:val="25F529F0"/>
    <w:rsid w:val="25FBB8C6"/>
    <w:rsid w:val="2607F6E9"/>
    <w:rsid w:val="260FECB5"/>
    <w:rsid w:val="2629C5A5"/>
    <w:rsid w:val="26320E5E"/>
    <w:rsid w:val="26373F55"/>
    <w:rsid w:val="263E0AE7"/>
    <w:rsid w:val="2647530F"/>
    <w:rsid w:val="26669043"/>
    <w:rsid w:val="266B2147"/>
    <w:rsid w:val="26950B98"/>
    <w:rsid w:val="26C6CAB5"/>
    <w:rsid w:val="26D7E55F"/>
    <w:rsid w:val="27017D9C"/>
    <w:rsid w:val="270EE3A0"/>
    <w:rsid w:val="2710295E"/>
    <w:rsid w:val="2714589F"/>
    <w:rsid w:val="2722155A"/>
    <w:rsid w:val="274A854C"/>
    <w:rsid w:val="27754867"/>
    <w:rsid w:val="2782E7B8"/>
    <w:rsid w:val="278354F2"/>
    <w:rsid w:val="2785E63A"/>
    <w:rsid w:val="2789B8E5"/>
    <w:rsid w:val="278A2D2F"/>
    <w:rsid w:val="278D6D47"/>
    <w:rsid w:val="2793C8A9"/>
    <w:rsid w:val="27970D6E"/>
    <w:rsid w:val="279813DF"/>
    <w:rsid w:val="2799ECE8"/>
    <w:rsid w:val="27B4E922"/>
    <w:rsid w:val="27B86F61"/>
    <w:rsid w:val="27BCF8B1"/>
    <w:rsid w:val="27BED89F"/>
    <w:rsid w:val="27DEA034"/>
    <w:rsid w:val="27DF68C4"/>
    <w:rsid w:val="27EC587C"/>
    <w:rsid w:val="27EF4C91"/>
    <w:rsid w:val="2800AF0B"/>
    <w:rsid w:val="280173FB"/>
    <w:rsid w:val="2829EFBC"/>
    <w:rsid w:val="283F844E"/>
    <w:rsid w:val="284B6482"/>
    <w:rsid w:val="284C03E9"/>
    <w:rsid w:val="284C203B"/>
    <w:rsid w:val="285010B4"/>
    <w:rsid w:val="2854A2E6"/>
    <w:rsid w:val="286A584E"/>
    <w:rsid w:val="287F0D7F"/>
    <w:rsid w:val="28810EDA"/>
    <w:rsid w:val="2889125E"/>
    <w:rsid w:val="288A7412"/>
    <w:rsid w:val="288AA5C8"/>
    <w:rsid w:val="288DEAC7"/>
    <w:rsid w:val="289F858C"/>
    <w:rsid w:val="28B10689"/>
    <w:rsid w:val="28B395C2"/>
    <w:rsid w:val="28B8180C"/>
    <w:rsid w:val="28BCE2E5"/>
    <w:rsid w:val="28C54E6B"/>
    <w:rsid w:val="28D815A5"/>
    <w:rsid w:val="28E76EFE"/>
    <w:rsid w:val="28EAA34B"/>
    <w:rsid w:val="290CFD72"/>
    <w:rsid w:val="290F9B88"/>
    <w:rsid w:val="2912427A"/>
    <w:rsid w:val="291F39EF"/>
    <w:rsid w:val="2942FC96"/>
    <w:rsid w:val="29467455"/>
    <w:rsid w:val="295B0DD5"/>
    <w:rsid w:val="295DE5C1"/>
    <w:rsid w:val="295E2226"/>
    <w:rsid w:val="295E52B2"/>
    <w:rsid w:val="2972BCD8"/>
    <w:rsid w:val="297ADFB4"/>
    <w:rsid w:val="298B4EF9"/>
    <w:rsid w:val="29A32344"/>
    <w:rsid w:val="29A6116A"/>
    <w:rsid w:val="29A96018"/>
    <w:rsid w:val="29AF62D4"/>
    <w:rsid w:val="29B39557"/>
    <w:rsid w:val="29DC0ACF"/>
    <w:rsid w:val="29ECDAD2"/>
    <w:rsid w:val="2A0C65E4"/>
    <w:rsid w:val="2A0EB0B0"/>
    <w:rsid w:val="2A1BC1CE"/>
    <w:rsid w:val="2A33A03B"/>
    <w:rsid w:val="2A3D8F7E"/>
    <w:rsid w:val="2A4D2541"/>
    <w:rsid w:val="2A551EFD"/>
    <w:rsid w:val="2A646ACD"/>
    <w:rsid w:val="2A6836EA"/>
    <w:rsid w:val="2A7E652B"/>
    <w:rsid w:val="2A8C8674"/>
    <w:rsid w:val="2A8D02F3"/>
    <w:rsid w:val="2A90F794"/>
    <w:rsid w:val="2A9C1FD8"/>
    <w:rsid w:val="2AA218AD"/>
    <w:rsid w:val="2AB61B97"/>
    <w:rsid w:val="2ACD4E08"/>
    <w:rsid w:val="2AD7D9A2"/>
    <w:rsid w:val="2AE2CA17"/>
    <w:rsid w:val="2AF49D8B"/>
    <w:rsid w:val="2AFDA46F"/>
    <w:rsid w:val="2B0EB79F"/>
    <w:rsid w:val="2B141DD7"/>
    <w:rsid w:val="2B2A9597"/>
    <w:rsid w:val="2B3CC469"/>
    <w:rsid w:val="2B41716A"/>
    <w:rsid w:val="2B42C1B6"/>
    <w:rsid w:val="2B4323EA"/>
    <w:rsid w:val="2B55B9D7"/>
    <w:rsid w:val="2B5C92C0"/>
    <w:rsid w:val="2B7433AC"/>
    <w:rsid w:val="2B78A921"/>
    <w:rsid w:val="2B796827"/>
    <w:rsid w:val="2B798DFE"/>
    <w:rsid w:val="2B83069C"/>
    <w:rsid w:val="2B8CF660"/>
    <w:rsid w:val="2B9A251B"/>
    <w:rsid w:val="2B9DA34D"/>
    <w:rsid w:val="2BA0F4EA"/>
    <w:rsid w:val="2BA356DA"/>
    <w:rsid w:val="2BA91007"/>
    <w:rsid w:val="2BACB002"/>
    <w:rsid w:val="2BBEA805"/>
    <w:rsid w:val="2BC620C0"/>
    <w:rsid w:val="2BC92E45"/>
    <w:rsid w:val="2BCD8851"/>
    <w:rsid w:val="2BE4F788"/>
    <w:rsid w:val="2BEAE057"/>
    <w:rsid w:val="2BFEF5DB"/>
    <w:rsid w:val="2C13D25A"/>
    <w:rsid w:val="2C24102F"/>
    <w:rsid w:val="2C26A991"/>
    <w:rsid w:val="2C2B03E9"/>
    <w:rsid w:val="2C51A0C5"/>
    <w:rsid w:val="2C581F75"/>
    <w:rsid w:val="2C6E884A"/>
    <w:rsid w:val="2C78B4CB"/>
    <w:rsid w:val="2C90B8D4"/>
    <w:rsid w:val="2CA1C812"/>
    <w:rsid w:val="2CA37EF3"/>
    <w:rsid w:val="2CB2329C"/>
    <w:rsid w:val="2CD2E096"/>
    <w:rsid w:val="2CDAD8B6"/>
    <w:rsid w:val="2D06FD82"/>
    <w:rsid w:val="2D0841CA"/>
    <w:rsid w:val="2D10B2A4"/>
    <w:rsid w:val="2D123FFD"/>
    <w:rsid w:val="2D1C3C2C"/>
    <w:rsid w:val="2D24CFA9"/>
    <w:rsid w:val="2D2EDC1D"/>
    <w:rsid w:val="2D41650D"/>
    <w:rsid w:val="2D44FB55"/>
    <w:rsid w:val="2D56EECC"/>
    <w:rsid w:val="2D5DC081"/>
    <w:rsid w:val="2D60C472"/>
    <w:rsid w:val="2D66CA83"/>
    <w:rsid w:val="2D7F4235"/>
    <w:rsid w:val="2D880196"/>
    <w:rsid w:val="2D8AA319"/>
    <w:rsid w:val="2D9280BC"/>
    <w:rsid w:val="2DABB699"/>
    <w:rsid w:val="2DAF82F5"/>
    <w:rsid w:val="2DC83F0D"/>
    <w:rsid w:val="2DF881A8"/>
    <w:rsid w:val="2E066018"/>
    <w:rsid w:val="2E08F213"/>
    <w:rsid w:val="2E093160"/>
    <w:rsid w:val="2E0EFC07"/>
    <w:rsid w:val="2E116BB9"/>
    <w:rsid w:val="2E4C6794"/>
    <w:rsid w:val="2E50B1A0"/>
    <w:rsid w:val="2E6C221C"/>
    <w:rsid w:val="2E772626"/>
    <w:rsid w:val="2E8C5285"/>
    <w:rsid w:val="2E93A495"/>
    <w:rsid w:val="2E979573"/>
    <w:rsid w:val="2EB1485B"/>
    <w:rsid w:val="2EB606F7"/>
    <w:rsid w:val="2EBBB81B"/>
    <w:rsid w:val="2ED5FC48"/>
    <w:rsid w:val="2ED73BDA"/>
    <w:rsid w:val="2EDC36EF"/>
    <w:rsid w:val="2F08D19A"/>
    <w:rsid w:val="2F142544"/>
    <w:rsid w:val="2F152156"/>
    <w:rsid w:val="2F17A453"/>
    <w:rsid w:val="2F25CF5C"/>
    <w:rsid w:val="2F26E3AF"/>
    <w:rsid w:val="2F2B176B"/>
    <w:rsid w:val="2F38AC87"/>
    <w:rsid w:val="2F4A7E3D"/>
    <w:rsid w:val="2F532041"/>
    <w:rsid w:val="2F5AFACB"/>
    <w:rsid w:val="2F7CFFE9"/>
    <w:rsid w:val="2F84DB45"/>
    <w:rsid w:val="2F8D3202"/>
    <w:rsid w:val="2F9258D6"/>
    <w:rsid w:val="2F9CF530"/>
    <w:rsid w:val="2FB3A447"/>
    <w:rsid w:val="2FE34B0A"/>
    <w:rsid w:val="2FFBACF6"/>
    <w:rsid w:val="2FFFD732"/>
    <w:rsid w:val="30118969"/>
    <w:rsid w:val="301A5AF0"/>
    <w:rsid w:val="301CB53F"/>
    <w:rsid w:val="3026FC3B"/>
    <w:rsid w:val="30278880"/>
    <w:rsid w:val="3032264F"/>
    <w:rsid w:val="303D1CCF"/>
    <w:rsid w:val="303EEA56"/>
    <w:rsid w:val="30415B89"/>
    <w:rsid w:val="3047C35E"/>
    <w:rsid w:val="304D1CBA"/>
    <w:rsid w:val="304DA40D"/>
    <w:rsid w:val="308E68D2"/>
    <w:rsid w:val="30908534"/>
    <w:rsid w:val="30963897"/>
    <w:rsid w:val="30AE03DC"/>
    <w:rsid w:val="30AE1073"/>
    <w:rsid w:val="30B39105"/>
    <w:rsid w:val="30B6AD5C"/>
    <w:rsid w:val="30E1A842"/>
    <w:rsid w:val="30EC21AB"/>
    <w:rsid w:val="30F11C74"/>
    <w:rsid w:val="30F2C7CD"/>
    <w:rsid w:val="30F32D92"/>
    <w:rsid w:val="30F3AD00"/>
    <w:rsid w:val="30F808EA"/>
    <w:rsid w:val="311865B4"/>
    <w:rsid w:val="31257BAF"/>
    <w:rsid w:val="3126BA88"/>
    <w:rsid w:val="3126CCA7"/>
    <w:rsid w:val="31352799"/>
    <w:rsid w:val="3147363A"/>
    <w:rsid w:val="3158E13A"/>
    <w:rsid w:val="31626B13"/>
    <w:rsid w:val="316CEDE4"/>
    <w:rsid w:val="316ECF35"/>
    <w:rsid w:val="318155BC"/>
    <w:rsid w:val="318C50CD"/>
    <w:rsid w:val="318EF202"/>
    <w:rsid w:val="319891E6"/>
    <w:rsid w:val="319C72B9"/>
    <w:rsid w:val="31A879C4"/>
    <w:rsid w:val="31B3543C"/>
    <w:rsid w:val="31BF31B2"/>
    <w:rsid w:val="31BF51FA"/>
    <w:rsid w:val="31F9A278"/>
    <w:rsid w:val="320AA8B2"/>
    <w:rsid w:val="320D72D0"/>
    <w:rsid w:val="3218AE60"/>
    <w:rsid w:val="321DFFA6"/>
    <w:rsid w:val="32393530"/>
    <w:rsid w:val="32496FCA"/>
    <w:rsid w:val="3265256E"/>
    <w:rsid w:val="326AAA0E"/>
    <w:rsid w:val="3279F35B"/>
    <w:rsid w:val="3285007C"/>
    <w:rsid w:val="328616B7"/>
    <w:rsid w:val="3290FD0B"/>
    <w:rsid w:val="329C64E4"/>
    <w:rsid w:val="32B0EF8C"/>
    <w:rsid w:val="32C50B08"/>
    <w:rsid w:val="32C5FC4E"/>
    <w:rsid w:val="32DCD703"/>
    <w:rsid w:val="33079871"/>
    <w:rsid w:val="3313E15D"/>
    <w:rsid w:val="331B7F9C"/>
    <w:rsid w:val="331E12C3"/>
    <w:rsid w:val="3350CF2D"/>
    <w:rsid w:val="335B949B"/>
    <w:rsid w:val="335D9D84"/>
    <w:rsid w:val="336C413A"/>
    <w:rsid w:val="33733226"/>
    <w:rsid w:val="339643B7"/>
    <w:rsid w:val="3398C6EC"/>
    <w:rsid w:val="339FEF94"/>
    <w:rsid w:val="33A6D496"/>
    <w:rsid w:val="33AAAB8A"/>
    <w:rsid w:val="33BA9A21"/>
    <w:rsid w:val="33CD6874"/>
    <w:rsid w:val="33D2B5CF"/>
    <w:rsid w:val="33DAE2D9"/>
    <w:rsid w:val="33E8821E"/>
    <w:rsid w:val="3406E6CB"/>
    <w:rsid w:val="340B9DD8"/>
    <w:rsid w:val="341165EE"/>
    <w:rsid w:val="3411A709"/>
    <w:rsid w:val="3424F2BD"/>
    <w:rsid w:val="3433029C"/>
    <w:rsid w:val="343A12AB"/>
    <w:rsid w:val="344A7D6F"/>
    <w:rsid w:val="344A8DF6"/>
    <w:rsid w:val="34556FCA"/>
    <w:rsid w:val="3474C2B0"/>
    <w:rsid w:val="3475264A"/>
    <w:rsid w:val="348643F2"/>
    <w:rsid w:val="34894604"/>
    <w:rsid w:val="34898932"/>
    <w:rsid w:val="3495807F"/>
    <w:rsid w:val="34A696A2"/>
    <w:rsid w:val="34B3F737"/>
    <w:rsid w:val="34C8CAE2"/>
    <w:rsid w:val="34CAFAE5"/>
    <w:rsid w:val="34E47B68"/>
    <w:rsid w:val="34E8BBE3"/>
    <w:rsid w:val="34F3976B"/>
    <w:rsid w:val="34F88E83"/>
    <w:rsid w:val="34FF8A5D"/>
    <w:rsid w:val="3512C1B8"/>
    <w:rsid w:val="35316D16"/>
    <w:rsid w:val="3542E8FB"/>
    <w:rsid w:val="35455174"/>
    <w:rsid w:val="3549AF84"/>
    <w:rsid w:val="355A9BF6"/>
    <w:rsid w:val="35600120"/>
    <w:rsid w:val="357898C9"/>
    <w:rsid w:val="3578BE11"/>
    <w:rsid w:val="3582B040"/>
    <w:rsid w:val="35856EA2"/>
    <w:rsid w:val="3593CCF1"/>
    <w:rsid w:val="35A9DAC0"/>
    <w:rsid w:val="35CFB4BB"/>
    <w:rsid w:val="35DF5F28"/>
    <w:rsid w:val="35E6400F"/>
    <w:rsid w:val="35F0E1FC"/>
    <w:rsid w:val="360BF70C"/>
    <w:rsid w:val="361821A2"/>
    <w:rsid w:val="36210349"/>
    <w:rsid w:val="36287E3F"/>
    <w:rsid w:val="362FB4AA"/>
    <w:rsid w:val="36323E63"/>
    <w:rsid w:val="36380533"/>
    <w:rsid w:val="363F56D8"/>
    <w:rsid w:val="363F61C8"/>
    <w:rsid w:val="364B5138"/>
    <w:rsid w:val="3653ACFF"/>
    <w:rsid w:val="36564938"/>
    <w:rsid w:val="365F38F9"/>
    <w:rsid w:val="367749FE"/>
    <w:rsid w:val="3678C06A"/>
    <w:rsid w:val="3688AB89"/>
    <w:rsid w:val="369031B0"/>
    <w:rsid w:val="36A043E0"/>
    <w:rsid w:val="36A1334E"/>
    <w:rsid w:val="36A7B492"/>
    <w:rsid w:val="36B11883"/>
    <w:rsid w:val="36B8F3D0"/>
    <w:rsid w:val="36C0E229"/>
    <w:rsid w:val="36C362D0"/>
    <w:rsid w:val="36DB679E"/>
    <w:rsid w:val="36DEA461"/>
    <w:rsid w:val="36E508C6"/>
    <w:rsid w:val="36F97E8D"/>
    <w:rsid w:val="370DCF6D"/>
    <w:rsid w:val="3710EC52"/>
    <w:rsid w:val="37111A82"/>
    <w:rsid w:val="37131AB9"/>
    <w:rsid w:val="37246F99"/>
    <w:rsid w:val="37403950"/>
    <w:rsid w:val="3745A397"/>
    <w:rsid w:val="374E98C1"/>
    <w:rsid w:val="3757D42B"/>
    <w:rsid w:val="375CD640"/>
    <w:rsid w:val="37628151"/>
    <w:rsid w:val="376968F1"/>
    <w:rsid w:val="376EBD38"/>
    <w:rsid w:val="376EE9BC"/>
    <w:rsid w:val="3777B169"/>
    <w:rsid w:val="377ED4A7"/>
    <w:rsid w:val="3780DCB5"/>
    <w:rsid w:val="3789321E"/>
    <w:rsid w:val="378C5128"/>
    <w:rsid w:val="3790A4EB"/>
    <w:rsid w:val="3794F4ED"/>
    <w:rsid w:val="37A9110C"/>
    <w:rsid w:val="37AA7A93"/>
    <w:rsid w:val="37C5B0AC"/>
    <w:rsid w:val="37CB76EB"/>
    <w:rsid w:val="37DB0AF3"/>
    <w:rsid w:val="37E267B4"/>
    <w:rsid w:val="37F20069"/>
    <w:rsid w:val="380D6061"/>
    <w:rsid w:val="381642E5"/>
    <w:rsid w:val="38403898"/>
    <w:rsid w:val="38569D14"/>
    <w:rsid w:val="386C886D"/>
    <w:rsid w:val="38740763"/>
    <w:rsid w:val="3876603B"/>
    <w:rsid w:val="387B1848"/>
    <w:rsid w:val="387F801D"/>
    <w:rsid w:val="388AC230"/>
    <w:rsid w:val="38A2774B"/>
    <w:rsid w:val="38A5A730"/>
    <w:rsid w:val="38C808EC"/>
    <w:rsid w:val="38E9C14D"/>
    <w:rsid w:val="38F5CFF7"/>
    <w:rsid w:val="38FCD7EE"/>
    <w:rsid w:val="390540FB"/>
    <w:rsid w:val="390616B2"/>
    <w:rsid w:val="39063C22"/>
    <w:rsid w:val="390FB1EB"/>
    <w:rsid w:val="3911137C"/>
    <w:rsid w:val="39485BA5"/>
    <w:rsid w:val="394A8003"/>
    <w:rsid w:val="39601223"/>
    <w:rsid w:val="396BB6E0"/>
    <w:rsid w:val="3970822D"/>
    <w:rsid w:val="3998DB40"/>
    <w:rsid w:val="39C43EE3"/>
    <w:rsid w:val="39C731DF"/>
    <w:rsid w:val="39CA75B1"/>
    <w:rsid w:val="39DE60EE"/>
    <w:rsid w:val="39E1CE5D"/>
    <w:rsid w:val="39E5308D"/>
    <w:rsid w:val="39EC0AED"/>
    <w:rsid w:val="39EC6BD0"/>
    <w:rsid w:val="39F285AF"/>
    <w:rsid w:val="39F3AA8E"/>
    <w:rsid w:val="3A116207"/>
    <w:rsid w:val="3A189350"/>
    <w:rsid w:val="3A197068"/>
    <w:rsid w:val="3A55A501"/>
    <w:rsid w:val="3A5A3CAA"/>
    <w:rsid w:val="3A651297"/>
    <w:rsid w:val="3A8E86DB"/>
    <w:rsid w:val="3A8FD6C7"/>
    <w:rsid w:val="3AA571BF"/>
    <w:rsid w:val="3AB1EF8E"/>
    <w:rsid w:val="3AB928B4"/>
    <w:rsid w:val="3ABFE451"/>
    <w:rsid w:val="3ACAB2B4"/>
    <w:rsid w:val="3AE78AB8"/>
    <w:rsid w:val="3AEA542E"/>
    <w:rsid w:val="3B01F976"/>
    <w:rsid w:val="3B047C5A"/>
    <w:rsid w:val="3B11DB41"/>
    <w:rsid w:val="3B12D652"/>
    <w:rsid w:val="3B21501A"/>
    <w:rsid w:val="3B277A0B"/>
    <w:rsid w:val="3B2F9930"/>
    <w:rsid w:val="3B4E4504"/>
    <w:rsid w:val="3B6DD139"/>
    <w:rsid w:val="3B7603FD"/>
    <w:rsid w:val="3B9F7FFF"/>
    <w:rsid w:val="3BAA5C37"/>
    <w:rsid w:val="3BBB6BA8"/>
    <w:rsid w:val="3BC1FDD1"/>
    <w:rsid w:val="3BD260DB"/>
    <w:rsid w:val="3BD798BE"/>
    <w:rsid w:val="3BD804D3"/>
    <w:rsid w:val="3BDE1D53"/>
    <w:rsid w:val="3BE4DF1C"/>
    <w:rsid w:val="3BEF2F4D"/>
    <w:rsid w:val="3C137087"/>
    <w:rsid w:val="3C17FD1D"/>
    <w:rsid w:val="3C315D0C"/>
    <w:rsid w:val="3C37CB7B"/>
    <w:rsid w:val="3C389C17"/>
    <w:rsid w:val="3C6508C8"/>
    <w:rsid w:val="3C6628DD"/>
    <w:rsid w:val="3C78B182"/>
    <w:rsid w:val="3C7A3869"/>
    <w:rsid w:val="3C83F8D4"/>
    <w:rsid w:val="3C94C53F"/>
    <w:rsid w:val="3C9CC943"/>
    <w:rsid w:val="3CA05CB2"/>
    <w:rsid w:val="3CA2EEBD"/>
    <w:rsid w:val="3CBF74B0"/>
    <w:rsid w:val="3CBFBBBD"/>
    <w:rsid w:val="3CC263FC"/>
    <w:rsid w:val="3CC97116"/>
    <w:rsid w:val="3CCCA0CB"/>
    <w:rsid w:val="3CD03859"/>
    <w:rsid w:val="3CE8FDFD"/>
    <w:rsid w:val="3CED801E"/>
    <w:rsid w:val="3CEE4733"/>
    <w:rsid w:val="3CEF211B"/>
    <w:rsid w:val="3CF27DE1"/>
    <w:rsid w:val="3D0B26F2"/>
    <w:rsid w:val="3D12D67B"/>
    <w:rsid w:val="3D1C39B1"/>
    <w:rsid w:val="3D2DEB09"/>
    <w:rsid w:val="3D370545"/>
    <w:rsid w:val="3D3F48FD"/>
    <w:rsid w:val="3D4F5EE6"/>
    <w:rsid w:val="3D663EE8"/>
    <w:rsid w:val="3D74508F"/>
    <w:rsid w:val="3D780501"/>
    <w:rsid w:val="3D89C8A9"/>
    <w:rsid w:val="3D991BB2"/>
    <w:rsid w:val="3DA117CC"/>
    <w:rsid w:val="3DA5E99A"/>
    <w:rsid w:val="3DA6899F"/>
    <w:rsid w:val="3DAE072A"/>
    <w:rsid w:val="3DCD746C"/>
    <w:rsid w:val="3DCDC6CC"/>
    <w:rsid w:val="3DCDF38C"/>
    <w:rsid w:val="3DD49986"/>
    <w:rsid w:val="3DDAFF25"/>
    <w:rsid w:val="3DDD9F45"/>
    <w:rsid w:val="3E08FA2D"/>
    <w:rsid w:val="3E0ADFD8"/>
    <w:rsid w:val="3E1D57BC"/>
    <w:rsid w:val="3E369B17"/>
    <w:rsid w:val="3E3935C1"/>
    <w:rsid w:val="3E3AEB36"/>
    <w:rsid w:val="3E4E0673"/>
    <w:rsid w:val="3E53C499"/>
    <w:rsid w:val="3E551D69"/>
    <w:rsid w:val="3E5D000E"/>
    <w:rsid w:val="3E5D70DA"/>
    <w:rsid w:val="3E635664"/>
    <w:rsid w:val="3E70971B"/>
    <w:rsid w:val="3E75E29F"/>
    <w:rsid w:val="3E7FF746"/>
    <w:rsid w:val="3E90080A"/>
    <w:rsid w:val="3EA8E79D"/>
    <w:rsid w:val="3EC17BEB"/>
    <w:rsid w:val="3EC81125"/>
    <w:rsid w:val="3ED68B7A"/>
    <w:rsid w:val="3ED82463"/>
    <w:rsid w:val="3EE45EF1"/>
    <w:rsid w:val="3EEDCB90"/>
    <w:rsid w:val="3F01C72A"/>
    <w:rsid w:val="3F1782B5"/>
    <w:rsid w:val="3F201740"/>
    <w:rsid w:val="3F344154"/>
    <w:rsid w:val="3F3EA77B"/>
    <w:rsid w:val="3F432A67"/>
    <w:rsid w:val="3F4332B3"/>
    <w:rsid w:val="3F52A9B9"/>
    <w:rsid w:val="3F56519C"/>
    <w:rsid w:val="3F584BCF"/>
    <w:rsid w:val="3F66BDEB"/>
    <w:rsid w:val="3F9EF4B2"/>
    <w:rsid w:val="3F9FEFC9"/>
    <w:rsid w:val="3FADE220"/>
    <w:rsid w:val="3FB0D1BD"/>
    <w:rsid w:val="3FC34380"/>
    <w:rsid w:val="3FC801D6"/>
    <w:rsid w:val="3FEECDDF"/>
    <w:rsid w:val="3FF5A4E2"/>
    <w:rsid w:val="400F12AD"/>
    <w:rsid w:val="400F3BED"/>
    <w:rsid w:val="40356F8C"/>
    <w:rsid w:val="403660D8"/>
    <w:rsid w:val="403D9E7A"/>
    <w:rsid w:val="403DDC6A"/>
    <w:rsid w:val="4040BE6D"/>
    <w:rsid w:val="4056E7AC"/>
    <w:rsid w:val="407A0C11"/>
    <w:rsid w:val="40897E4C"/>
    <w:rsid w:val="408993F9"/>
    <w:rsid w:val="409885C3"/>
    <w:rsid w:val="40A03A24"/>
    <w:rsid w:val="40AFA692"/>
    <w:rsid w:val="40C2A0DE"/>
    <w:rsid w:val="40CE562C"/>
    <w:rsid w:val="40D4D26C"/>
    <w:rsid w:val="40EAD59D"/>
    <w:rsid w:val="41072907"/>
    <w:rsid w:val="410DE466"/>
    <w:rsid w:val="4112EE36"/>
    <w:rsid w:val="411C73A6"/>
    <w:rsid w:val="41231CAB"/>
    <w:rsid w:val="41308B3B"/>
    <w:rsid w:val="41349095"/>
    <w:rsid w:val="4141B69A"/>
    <w:rsid w:val="414538AC"/>
    <w:rsid w:val="415FA136"/>
    <w:rsid w:val="4168EDB4"/>
    <w:rsid w:val="416F4AF7"/>
    <w:rsid w:val="4177C1E6"/>
    <w:rsid w:val="418860CF"/>
    <w:rsid w:val="419B3EEE"/>
    <w:rsid w:val="41B796E6"/>
    <w:rsid w:val="41BBF099"/>
    <w:rsid w:val="41E54EC2"/>
    <w:rsid w:val="41E6D85C"/>
    <w:rsid w:val="41E78048"/>
    <w:rsid w:val="41E80AA9"/>
    <w:rsid w:val="41F77F90"/>
    <w:rsid w:val="41F9B2C5"/>
    <w:rsid w:val="42046954"/>
    <w:rsid w:val="420E964B"/>
    <w:rsid w:val="4214F7DC"/>
    <w:rsid w:val="4216E909"/>
    <w:rsid w:val="4218FC7F"/>
    <w:rsid w:val="422D840E"/>
    <w:rsid w:val="422EA411"/>
    <w:rsid w:val="423DCE48"/>
    <w:rsid w:val="42446C47"/>
    <w:rsid w:val="42588271"/>
    <w:rsid w:val="4272744D"/>
    <w:rsid w:val="427DA95D"/>
    <w:rsid w:val="428AE530"/>
    <w:rsid w:val="429D6E66"/>
    <w:rsid w:val="42AD4C5A"/>
    <w:rsid w:val="42C1CEEE"/>
    <w:rsid w:val="42C73D7D"/>
    <w:rsid w:val="42E3A001"/>
    <w:rsid w:val="42FCED99"/>
    <w:rsid w:val="430F1666"/>
    <w:rsid w:val="432F2A4F"/>
    <w:rsid w:val="432F6B43"/>
    <w:rsid w:val="4334DD34"/>
    <w:rsid w:val="433AEBF1"/>
    <w:rsid w:val="43447A9A"/>
    <w:rsid w:val="4351AAF4"/>
    <w:rsid w:val="4352CC97"/>
    <w:rsid w:val="43539D02"/>
    <w:rsid w:val="4357B148"/>
    <w:rsid w:val="4358D79A"/>
    <w:rsid w:val="435ED270"/>
    <w:rsid w:val="437317F4"/>
    <w:rsid w:val="439FC299"/>
    <w:rsid w:val="43A03819"/>
    <w:rsid w:val="43B22490"/>
    <w:rsid w:val="43B7BE25"/>
    <w:rsid w:val="43BC816D"/>
    <w:rsid w:val="43EA45B5"/>
    <w:rsid w:val="43FF2A6E"/>
    <w:rsid w:val="4400F757"/>
    <w:rsid w:val="440CAA96"/>
    <w:rsid w:val="44114DE0"/>
    <w:rsid w:val="4422D25B"/>
    <w:rsid w:val="4443842A"/>
    <w:rsid w:val="44895888"/>
    <w:rsid w:val="448C5D32"/>
    <w:rsid w:val="44C1F867"/>
    <w:rsid w:val="44C21C2D"/>
    <w:rsid w:val="44E27219"/>
    <w:rsid w:val="44FBCAB1"/>
    <w:rsid w:val="44FC7709"/>
    <w:rsid w:val="44FF3E80"/>
    <w:rsid w:val="4502108D"/>
    <w:rsid w:val="4517CDCC"/>
    <w:rsid w:val="4521D0E9"/>
    <w:rsid w:val="452887A3"/>
    <w:rsid w:val="452954EF"/>
    <w:rsid w:val="45412994"/>
    <w:rsid w:val="45519AB6"/>
    <w:rsid w:val="45606E07"/>
    <w:rsid w:val="45650D35"/>
    <w:rsid w:val="45700B1A"/>
    <w:rsid w:val="45AE4E87"/>
    <w:rsid w:val="45B748F7"/>
    <w:rsid w:val="45BFE881"/>
    <w:rsid w:val="45C2136E"/>
    <w:rsid w:val="45C9BF70"/>
    <w:rsid w:val="45D71E52"/>
    <w:rsid w:val="45DA1678"/>
    <w:rsid w:val="45DC2AB1"/>
    <w:rsid w:val="45DE68F5"/>
    <w:rsid w:val="45DECB57"/>
    <w:rsid w:val="45ECCD86"/>
    <w:rsid w:val="45ED2280"/>
    <w:rsid w:val="4615BFDB"/>
    <w:rsid w:val="462183BD"/>
    <w:rsid w:val="4623E218"/>
    <w:rsid w:val="4635842F"/>
    <w:rsid w:val="463FE5A2"/>
    <w:rsid w:val="464785D3"/>
    <w:rsid w:val="464CAD15"/>
    <w:rsid w:val="4676C50C"/>
    <w:rsid w:val="4678765F"/>
    <w:rsid w:val="4686070C"/>
    <w:rsid w:val="468B952A"/>
    <w:rsid w:val="468D011F"/>
    <w:rsid w:val="46A6E338"/>
    <w:rsid w:val="46AFE160"/>
    <w:rsid w:val="46B513A1"/>
    <w:rsid w:val="46BD4483"/>
    <w:rsid w:val="46DC6F0A"/>
    <w:rsid w:val="46E3D6DD"/>
    <w:rsid w:val="46F5636A"/>
    <w:rsid w:val="46FC63E5"/>
    <w:rsid w:val="470E2B1D"/>
    <w:rsid w:val="4712F5F1"/>
    <w:rsid w:val="47154867"/>
    <w:rsid w:val="47237C2B"/>
    <w:rsid w:val="47242FF3"/>
    <w:rsid w:val="4727546E"/>
    <w:rsid w:val="472EAD20"/>
    <w:rsid w:val="47466368"/>
    <w:rsid w:val="474A5A58"/>
    <w:rsid w:val="474EA4AA"/>
    <w:rsid w:val="475E2528"/>
    <w:rsid w:val="476FCF5D"/>
    <w:rsid w:val="477C6009"/>
    <w:rsid w:val="47827108"/>
    <w:rsid w:val="4787650F"/>
    <w:rsid w:val="478BF559"/>
    <w:rsid w:val="478EF138"/>
    <w:rsid w:val="478F2E28"/>
    <w:rsid w:val="4799B217"/>
    <w:rsid w:val="479E7727"/>
    <w:rsid w:val="47A974DD"/>
    <w:rsid w:val="47B905CF"/>
    <w:rsid w:val="47CE2892"/>
    <w:rsid w:val="47D4495A"/>
    <w:rsid w:val="47DB8ED0"/>
    <w:rsid w:val="47DFAC5A"/>
    <w:rsid w:val="4801EDC1"/>
    <w:rsid w:val="4808439B"/>
    <w:rsid w:val="48173B06"/>
    <w:rsid w:val="481B1B78"/>
    <w:rsid w:val="481C75E1"/>
    <w:rsid w:val="482A6791"/>
    <w:rsid w:val="483646D3"/>
    <w:rsid w:val="4836677B"/>
    <w:rsid w:val="483F4581"/>
    <w:rsid w:val="483FDD73"/>
    <w:rsid w:val="484B47B6"/>
    <w:rsid w:val="485AC4CA"/>
    <w:rsid w:val="486E50AF"/>
    <w:rsid w:val="487E8DA1"/>
    <w:rsid w:val="4882CE6F"/>
    <w:rsid w:val="4883872E"/>
    <w:rsid w:val="48898D1D"/>
    <w:rsid w:val="488DD607"/>
    <w:rsid w:val="48A75936"/>
    <w:rsid w:val="48C2A044"/>
    <w:rsid w:val="48C5B046"/>
    <w:rsid w:val="48CF6E43"/>
    <w:rsid w:val="48D7E6FE"/>
    <w:rsid w:val="48E3D022"/>
    <w:rsid w:val="48E95888"/>
    <w:rsid w:val="48EDDF6B"/>
    <w:rsid w:val="48F24A50"/>
    <w:rsid w:val="48F82521"/>
    <w:rsid w:val="490B32AF"/>
    <w:rsid w:val="490D0A1A"/>
    <w:rsid w:val="492C2613"/>
    <w:rsid w:val="492F192C"/>
    <w:rsid w:val="493E0953"/>
    <w:rsid w:val="4964A779"/>
    <w:rsid w:val="49682986"/>
    <w:rsid w:val="49780021"/>
    <w:rsid w:val="498A6888"/>
    <w:rsid w:val="498D1CCE"/>
    <w:rsid w:val="49A3EC44"/>
    <w:rsid w:val="49ABABB0"/>
    <w:rsid w:val="49B23463"/>
    <w:rsid w:val="49B5C921"/>
    <w:rsid w:val="49C77C9E"/>
    <w:rsid w:val="49C9CF52"/>
    <w:rsid w:val="49D0435E"/>
    <w:rsid w:val="49D35F45"/>
    <w:rsid w:val="49DF350A"/>
    <w:rsid w:val="49E5048B"/>
    <w:rsid w:val="49EB03D0"/>
    <w:rsid w:val="49EFE5FB"/>
    <w:rsid w:val="4A134EBE"/>
    <w:rsid w:val="4A185D71"/>
    <w:rsid w:val="4A1CD01A"/>
    <w:rsid w:val="4A209AE6"/>
    <w:rsid w:val="4A2391E8"/>
    <w:rsid w:val="4A23B66F"/>
    <w:rsid w:val="4A3CCBD0"/>
    <w:rsid w:val="4A3CEA87"/>
    <w:rsid w:val="4A457BC7"/>
    <w:rsid w:val="4A56B03B"/>
    <w:rsid w:val="4A679C43"/>
    <w:rsid w:val="4A7996F6"/>
    <w:rsid w:val="4A7ED04D"/>
    <w:rsid w:val="4A93FBFC"/>
    <w:rsid w:val="4AA839B7"/>
    <w:rsid w:val="4AB47D32"/>
    <w:rsid w:val="4B2EEA58"/>
    <w:rsid w:val="4B303168"/>
    <w:rsid w:val="4B3BE67E"/>
    <w:rsid w:val="4B3DF08A"/>
    <w:rsid w:val="4B45AD2E"/>
    <w:rsid w:val="4B4909D1"/>
    <w:rsid w:val="4B5B0036"/>
    <w:rsid w:val="4B77C5DB"/>
    <w:rsid w:val="4B87ED3A"/>
    <w:rsid w:val="4B8C8D95"/>
    <w:rsid w:val="4BB0C995"/>
    <w:rsid w:val="4BB560A4"/>
    <w:rsid w:val="4BBFB0C4"/>
    <w:rsid w:val="4BF72E02"/>
    <w:rsid w:val="4C01CCDC"/>
    <w:rsid w:val="4C05CD10"/>
    <w:rsid w:val="4C248EF1"/>
    <w:rsid w:val="4C28057E"/>
    <w:rsid w:val="4C2A6BBE"/>
    <w:rsid w:val="4C2C5CCD"/>
    <w:rsid w:val="4C3BECC4"/>
    <w:rsid w:val="4C3E9029"/>
    <w:rsid w:val="4C41C8C1"/>
    <w:rsid w:val="4C554E1B"/>
    <w:rsid w:val="4C558DDB"/>
    <w:rsid w:val="4C5FBB4C"/>
    <w:rsid w:val="4C7E255F"/>
    <w:rsid w:val="4C9F471F"/>
    <w:rsid w:val="4CA2C52F"/>
    <w:rsid w:val="4CB4ED4B"/>
    <w:rsid w:val="4CC4D940"/>
    <w:rsid w:val="4CC63005"/>
    <w:rsid w:val="4CC84D5F"/>
    <w:rsid w:val="4CCEEF6E"/>
    <w:rsid w:val="4CCFC777"/>
    <w:rsid w:val="4CD102A2"/>
    <w:rsid w:val="4CDA17FD"/>
    <w:rsid w:val="4CDEE711"/>
    <w:rsid w:val="4CE25F80"/>
    <w:rsid w:val="4CE96A27"/>
    <w:rsid w:val="4CFB0AC7"/>
    <w:rsid w:val="4D0190D6"/>
    <w:rsid w:val="4D17907D"/>
    <w:rsid w:val="4D38FC48"/>
    <w:rsid w:val="4D489356"/>
    <w:rsid w:val="4D6A4623"/>
    <w:rsid w:val="4D6B5586"/>
    <w:rsid w:val="4D75B952"/>
    <w:rsid w:val="4D8698C1"/>
    <w:rsid w:val="4D8D5E8A"/>
    <w:rsid w:val="4D94454D"/>
    <w:rsid w:val="4D9E480B"/>
    <w:rsid w:val="4DB2FD45"/>
    <w:rsid w:val="4DBF76C1"/>
    <w:rsid w:val="4DC70B17"/>
    <w:rsid w:val="4DCD687B"/>
    <w:rsid w:val="4DD8973E"/>
    <w:rsid w:val="4DE517F2"/>
    <w:rsid w:val="4DEF3FAB"/>
    <w:rsid w:val="4DFFD309"/>
    <w:rsid w:val="4E113E3A"/>
    <w:rsid w:val="4E1E3F60"/>
    <w:rsid w:val="4E3652ED"/>
    <w:rsid w:val="4E398013"/>
    <w:rsid w:val="4E3D5D51"/>
    <w:rsid w:val="4E5324CE"/>
    <w:rsid w:val="4E5812CF"/>
    <w:rsid w:val="4E66A8E0"/>
    <w:rsid w:val="4E7345F6"/>
    <w:rsid w:val="4E7381B7"/>
    <w:rsid w:val="4E7A4EA1"/>
    <w:rsid w:val="4E7B620C"/>
    <w:rsid w:val="4E817AA2"/>
    <w:rsid w:val="4E953D1F"/>
    <w:rsid w:val="4E97FAD0"/>
    <w:rsid w:val="4E9DCF46"/>
    <w:rsid w:val="4EC2A59E"/>
    <w:rsid w:val="4EC34C52"/>
    <w:rsid w:val="4ECE3B11"/>
    <w:rsid w:val="4EFF354D"/>
    <w:rsid w:val="4F146987"/>
    <w:rsid w:val="4F19336D"/>
    <w:rsid w:val="4F24449F"/>
    <w:rsid w:val="4F2A61F9"/>
    <w:rsid w:val="4F30D60D"/>
    <w:rsid w:val="4F4B27FB"/>
    <w:rsid w:val="4FA28DA8"/>
    <w:rsid w:val="4FA4A882"/>
    <w:rsid w:val="4FC2AAFC"/>
    <w:rsid w:val="4FC64D28"/>
    <w:rsid w:val="4FD86B08"/>
    <w:rsid w:val="4FF00351"/>
    <w:rsid w:val="50021D88"/>
    <w:rsid w:val="50031984"/>
    <w:rsid w:val="500B7EE9"/>
    <w:rsid w:val="5021352F"/>
    <w:rsid w:val="50244821"/>
    <w:rsid w:val="50271115"/>
    <w:rsid w:val="503A97D9"/>
    <w:rsid w:val="505F9555"/>
    <w:rsid w:val="50A00A94"/>
    <w:rsid w:val="50ADC5E5"/>
    <w:rsid w:val="50B1FB0C"/>
    <w:rsid w:val="50BA9F7C"/>
    <w:rsid w:val="50C73D1B"/>
    <w:rsid w:val="50D6414A"/>
    <w:rsid w:val="50DA6FDF"/>
    <w:rsid w:val="50DD8E2C"/>
    <w:rsid w:val="50E81DE6"/>
    <w:rsid w:val="50F2370E"/>
    <w:rsid w:val="5108113F"/>
    <w:rsid w:val="512DFCCE"/>
    <w:rsid w:val="51358755"/>
    <w:rsid w:val="513FC013"/>
    <w:rsid w:val="5144F7A0"/>
    <w:rsid w:val="51491204"/>
    <w:rsid w:val="514FD57A"/>
    <w:rsid w:val="51523C6B"/>
    <w:rsid w:val="515411D7"/>
    <w:rsid w:val="5157D771"/>
    <w:rsid w:val="516973E8"/>
    <w:rsid w:val="517B8100"/>
    <w:rsid w:val="5194BC5D"/>
    <w:rsid w:val="51A17507"/>
    <w:rsid w:val="51B57E38"/>
    <w:rsid w:val="51BE382B"/>
    <w:rsid w:val="51C02213"/>
    <w:rsid w:val="51C296F2"/>
    <w:rsid w:val="51D26006"/>
    <w:rsid w:val="51E36AA6"/>
    <w:rsid w:val="51F2E49E"/>
    <w:rsid w:val="51FD5067"/>
    <w:rsid w:val="52093DBB"/>
    <w:rsid w:val="522CF260"/>
    <w:rsid w:val="522D7198"/>
    <w:rsid w:val="5238F882"/>
    <w:rsid w:val="52582785"/>
    <w:rsid w:val="5259FFB2"/>
    <w:rsid w:val="525E6366"/>
    <w:rsid w:val="52AD772C"/>
    <w:rsid w:val="52B1F34F"/>
    <w:rsid w:val="52B62A2B"/>
    <w:rsid w:val="52C4E4D2"/>
    <w:rsid w:val="52D0F25E"/>
    <w:rsid w:val="52D50615"/>
    <w:rsid w:val="52E2D1FD"/>
    <w:rsid w:val="52F66394"/>
    <w:rsid w:val="52F8CD79"/>
    <w:rsid w:val="530FE13A"/>
    <w:rsid w:val="53198D72"/>
    <w:rsid w:val="5328E336"/>
    <w:rsid w:val="5328F53E"/>
    <w:rsid w:val="532BC431"/>
    <w:rsid w:val="5335146C"/>
    <w:rsid w:val="533BFD7D"/>
    <w:rsid w:val="5343442F"/>
    <w:rsid w:val="5343C134"/>
    <w:rsid w:val="53452B1B"/>
    <w:rsid w:val="534E92E8"/>
    <w:rsid w:val="5358D044"/>
    <w:rsid w:val="535A51F3"/>
    <w:rsid w:val="535BC311"/>
    <w:rsid w:val="53636C32"/>
    <w:rsid w:val="5364FD2A"/>
    <w:rsid w:val="5369EC09"/>
    <w:rsid w:val="5371B052"/>
    <w:rsid w:val="53789E3B"/>
    <w:rsid w:val="538323F1"/>
    <w:rsid w:val="538A8F9A"/>
    <w:rsid w:val="53958022"/>
    <w:rsid w:val="53A0AAB1"/>
    <w:rsid w:val="53ACCB59"/>
    <w:rsid w:val="53B047A7"/>
    <w:rsid w:val="53B66B3D"/>
    <w:rsid w:val="53D716DB"/>
    <w:rsid w:val="53DC0525"/>
    <w:rsid w:val="53E0560A"/>
    <w:rsid w:val="53E1380E"/>
    <w:rsid w:val="53E2369A"/>
    <w:rsid w:val="53E83065"/>
    <w:rsid w:val="53F8269B"/>
    <w:rsid w:val="53F8B083"/>
    <w:rsid w:val="53FB7DAD"/>
    <w:rsid w:val="53FE767B"/>
    <w:rsid w:val="54122DCD"/>
    <w:rsid w:val="541E1D20"/>
    <w:rsid w:val="542114ED"/>
    <w:rsid w:val="542671C5"/>
    <w:rsid w:val="5437BB5F"/>
    <w:rsid w:val="543D06B2"/>
    <w:rsid w:val="54431737"/>
    <w:rsid w:val="54852AC8"/>
    <w:rsid w:val="5488AAF5"/>
    <w:rsid w:val="5488CAE0"/>
    <w:rsid w:val="5495ED6A"/>
    <w:rsid w:val="54AECE61"/>
    <w:rsid w:val="54D72AC3"/>
    <w:rsid w:val="54DF09FA"/>
    <w:rsid w:val="550B3056"/>
    <w:rsid w:val="551B798A"/>
    <w:rsid w:val="553601A4"/>
    <w:rsid w:val="5536167C"/>
    <w:rsid w:val="553C6BC6"/>
    <w:rsid w:val="553E5D72"/>
    <w:rsid w:val="555D8E69"/>
    <w:rsid w:val="555DD06F"/>
    <w:rsid w:val="555F50D9"/>
    <w:rsid w:val="556481B4"/>
    <w:rsid w:val="5573525C"/>
    <w:rsid w:val="5576620C"/>
    <w:rsid w:val="5594801E"/>
    <w:rsid w:val="55AA794B"/>
    <w:rsid w:val="55B308E3"/>
    <w:rsid w:val="55D5D588"/>
    <w:rsid w:val="55E30C52"/>
    <w:rsid w:val="55EEB5EE"/>
    <w:rsid w:val="55F4339C"/>
    <w:rsid w:val="55F60B84"/>
    <w:rsid w:val="5626B2EC"/>
    <w:rsid w:val="56437FC0"/>
    <w:rsid w:val="56465162"/>
    <w:rsid w:val="5652C624"/>
    <w:rsid w:val="566A3450"/>
    <w:rsid w:val="56827228"/>
    <w:rsid w:val="5682C779"/>
    <w:rsid w:val="56997129"/>
    <w:rsid w:val="56AC29C4"/>
    <w:rsid w:val="56B60D77"/>
    <w:rsid w:val="56BD84BE"/>
    <w:rsid w:val="56C46BC2"/>
    <w:rsid w:val="56CA2F7F"/>
    <w:rsid w:val="56CD5860"/>
    <w:rsid w:val="56DE6657"/>
    <w:rsid w:val="56FE0B28"/>
    <w:rsid w:val="56FF2A56"/>
    <w:rsid w:val="5702244A"/>
    <w:rsid w:val="57054D1A"/>
    <w:rsid w:val="571F72A8"/>
    <w:rsid w:val="573BA5C8"/>
    <w:rsid w:val="5766F749"/>
    <w:rsid w:val="5773AC79"/>
    <w:rsid w:val="57751A5E"/>
    <w:rsid w:val="577CE2C4"/>
    <w:rsid w:val="57827E72"/>
    <w:rsid w:val="57982A13"/>
    <w:rsid w:val="57AEC077"/>
    <w:rsid w:val="57B227F0"/>
    <w:rsid w:val="57B7253B"/>
    <w:rsid w:val="57B7DEEF"/>
    <w:rsid w:val="57D411C6"/>
    <w:rsid w:val="57D58DDF"/>
    <w:rsid w:val="57E83AAA"/>
    <w:rsid w:val="57E8D920"/>
    <w:rsid w:val="57E92C40"/>
    <w:rsid w:val="57F167DA"/>
    <w:rsid w:val="57FEE500"/>
    <w:rsid w:val="5803B25A"/>
    <w:rsid w:val="58148C2B"/>
    <w:rsid w:val="581748D0"/>
    <w:rsid w:val="58187DD7"/>
    <w:rsid w:val="581BD696"/>
    <w:rsid w:val="581C53C7"/>
    <w:rsid w:val="5833D7CE"/>
    <w:rsid w:val="586293A6"/>
    <w:rsid w:val="587BBCE0"/>
    <w:rsid w:val="587C9404"/>
    <w:rsid w:val="587CDF18"/>
    <w:rsid w:val="588436FA"/>
    <w:rsid w:val="588C246E"/>
    <w:rsid w:val="58986D46"/>
    <w:rsid w:val="58AF9C48"/>
    <w:rsid w:val="58B4754B"/>
    <w:rsid w:val="58C06FA2"/>
    <w:rsid w:val="58D60D97"/>
    <w:rsid w:val="59058A69"/>
    <w:rsid w:val="59072D41"/>
    <w:rsid w:val="590CEF2E"/>
    <w:rsid w:val="591A3066"/>
    <w:rsid w:val="5925E547"/>
    <w:rsid w:val="5928A498"/>
    <w:rsid w:val="594143A4"/>
    <w:rsid w:val="594C08F2"/>
    <w:rsid w:val="594CDCA3"/>
    <w:rsid w:val="596D9C75"/>
    <w:rsid w:val="596DC7B9"/>
    <w:rsid w:val="597F2ED9"/>
    <w:rsid w:val="5993AE9E"/>
    <w:rsid w:val="599B420A"/>
    <w:rsid w:val="59B5DE1B"/>
    <w:rsid w:val="59C2DAC4"/>
    <w:rsid w:val="59C795B2"/>
    <w:rsid w:val="59D1304A"/>
    <w:rsid w:val="59D2410F"/>
    <w:rsid w:val="59D58576"/>
    <w:rsid w:val="59D93D4A"/>
    <w:rsid w:val="59DB284D"/>
    <w:rsid w:val="5A08E63A"/>
    <w:rsid w:val="5A0C8714"/>
    <w:rsid w:val="5A0E49C9"/>
    <w:rsid w:val="5A1EFC33"/>
    <w:rsid w:val="5A22DD32"/>
    <w:rsid w:val="5A25056C"/>
    <w:rsid w:val="5A2ACE50"/>
    <w:rsid w:val="5A382CDC"/>
    <w:rsid w:val="5A42F462"/>
    <w:rsid w:val="5A4DDECE"/>
    <w:rsid w:val="5A583DFB"/>
    <w:rsid w:val="5A66EA4A"/>
    <w:rsid w:val="5A718C14"/>
    <w:rsid w:val="5A7AF515"/>
    <w:rsid w:val="5A83A805"/>
    <w:rsid w:val="5A8C8D96"/>
    <w:rsid w:val="5A97E1DC"/>
    <w:rsid w:val="5AA651BB"/>
    <w:rsid w:val="5AAB258E"/>
    <w:rsid w:val="5AABD26C"/>
    <w:rsid w:val="5AAFE36C"/>
    <w:rsid w:val="5AC7025C"/>
    <w:rsid w:val="5ADA66E9"/>
    <w:rsid w:val="5ADE61AB"/>
    <w:rsid w:val="5AE621F9"/>
    <w:rsid w:val="5AF3D492"/>
    <w:rsid w:val="5AFF3601"/>
    <w:rsid w:val="5B038933"/>
    <w:rsid w:val="5B108597"/>
    <w:rsid w:val="5B2A4AD8"/>
    <w:rsid w:val="5B2CA1CD"/>
    <w:rsid w:val="5B403331"/>
    <w:rsid w:val="5B40C9BD"/>
    <w:rsid w:val="5B43E576"/>
    <w:rsid w:val="5B49B58C"/>
    <w:rsid w:val="5B4AB422"/>
    <w:rsid w:val="5B51E6F3"/>
    <w:rsid w:val="5B57C082"/>
    <w:rsid w:val="5B5A590A"/>
    <w:rsid w:val="5B5E5FF9"/>
    <w:rsid w:val="5B5F67BD"/>
    <w:rsid w:val="5B640302"/>
    <w:rsid w:val="5B66250E"/>
    <w:rsid w:val="5B6AC9D0"/>
    <w:rsid w:val="5B7AE919"/>
    <w:rsid w:val="5B8EADE7"/>
    <w:rsid w:val="5BA74FFA"/>
    <w:rsid w:val="5BAA97AC"/>
    <w:rsid w:val="5BAF32ED"/>
    <w:rsid w:val="5BB74C77"/>
    <w:rsid w:val="5BBE8B7E"/>
    <w:rsid w:val="5BC4352E"/>
    <w:rsid w:val="5BCA474E"/>
    <w:rsid w:val="5BD2FF58"/>
    <w:rsid w:val="5BDDB95A"/>
    <w:rsid w:val="5BDE78EB"/>
    <w:rsid w:val="5BE21054"/>
    <w:rsid w:val="5BF013A9"/>
    <w:rsid w:val="5BF3B548"/>
    <w:rsid w:val="5BF95ACC"/>
    <w:rsid w:val="5BFBD7FE"/>
    <w:rsid w:val="5C1AF5D4"/>
    <w:rsid w:val="5C2233CE"/>
    <w:rsid w:val="5C22D19A"/>
    <w:rsid w:val="5C27801E"/>
    <w:rsid w:val="5C29C4D1"/>
    <w:rsid w:val="5C37D005"/>
    <w:rsid w:val="5C40EDA2"/>
    <w:rsid w:val="5C639EDC"/>
    <w:rsid w:val="5C65828E"/>
    <w:rsid w:val="5C7B7B6E"/>
    <w:rsid w:val="5C7EC6DA"/>
    <w:rsid w:val="5C7EF87D"/>
    <w:rsid w:val="5C7F5155"/>
    <w:rsid w:val="5C919421"/>
    <w:rsid w:val="5C91BABA"/>
    <w:rsid w:val="5C9EC82A"/>
    <w:rsid w:val="5C9F036E"/>
    <w:rsid w:val="5CC190C7"/>
    <w:rsid w:val="5CC90FFD"/>
    <w:rsid w:val="5CD8FA04"/>
    <w:rsid w:val="5CDE5087"/>
    <w:rsid w:val="5CE33DCF"/>
    <w:rsid w:val="5CEE3256"/>
    <w:rsid w:val="5CF0EDB6"/>
    <w:rsid w:val="5CFA8078"/>
    <w:rsid w:val="5D210E11"/>
    <w:rsid w:val="5D2427CF"/>
    <w:rsid w:val="5D42C3C5"/>
    <w:rsid w:val="5D5741FC"/>
    <w:rsid w:val="5D6830FB"/>
    <w:rsid w:val="5D7F5459"/>
    <w:rsid w:val="5D915398"/>
    <w:rsid w:val="5D9DC38B"/>
    <w:rsid w:val="5DA3F941"/>
    <w:rsid w:val="5DB1740E"/>
    <w:rsid w:val="5DD0206A"/>
    <w:rsid w:val="5DDAA83D"/>
    <w:rsid w:val="5DDAB733"/>
    <w:rsid w:val="5DFAC81E"/>
    <w:rsid w:val="5E03EA6D"/>
    <w:rsid w:val="5E0C9384"/>
    <w:rsid w:val="5E1F597E"/>
    <w:rsid w:val="5E3E7BBB"/>
    <w:rsid w:val="5E43FFAA"/>
    <w:rsid w:val="5E530805"/>
    <w:rsid w:val="5E5407F7"/>
    <w:rsid w:val="5E62D875"/>
    <w:rsid w:val="5E654ED6"/>
    <w:rsid w:val="5E698548"/>
    <w:rsid w:val="5E6DC868"/>
    <w:rsid w:val="5E706F32"/>
    <w:rsid w:val="5E73B63F"/>
    <w:rsid w:val="5E7F08EF"/>
    <w:rsid w:val="5E972023"/>
    <w:rsid w:val="5EA40961"/>
    <w:rsid w:val="5EA927D4"/>
    <w:rsid w:val="5EAE8A79"/>
    <w:rsid w:val="5EBAC626"/>
    <w:rsid w:val="5EBB213A"/>
    <w:rsid w:val="5ECBE8ED"/>
    <w:rsid w:val="5EEE4452"/>
    <w:rsid w:val="5EFD4A32"/>
    <w:rsid w:val="5EFFC950"/>
    <w:rsid w:val="5F03A94C"/>
    <w:rsid w:val="5F1D56EC"/>
    <w:rsid w:val="5F2615D5"/>
    <w:rsid w:val="5F2EE86E"/>
    <w:rsid w:val="5F39AE03"/>
    <w:rsid w:val="5F3D130E"/>
    <w:rsid w:val="5F487B35"/>
    <w:rsid w:val="5F4ABDAC"/>
    <w:rsid w:val="5F592B89"/>
    <w:rsid w:val="5F5ADCE6"/>
    <w:rsid w:val="5F65FAD4"/>
    <w:rsid w:val="5F72D72C"/>
    <w:rsid w:val="5F7C06AC"/>
    <w:rsid w:val="5F96C0BD"/>
    <w:rsid w:val="5FE3B712"/>
    <w:rsid w:val="5FE78F6F"/>
    <w:rsid w:val="5FFB0B31"/>
    <w:rsid w:val="600028D4"/>
    <w:rsid w:val="60088AA1"/>
    <w:rsid w:val="600A8502"/>
    <w:rsid w:val="600D5990"/>
    <w:rsid w:val="600D6859"/>
    <w:rsid w:val="60100C3C"/>
    <w:rsid w:val="60449A5C"/>
    <w:rsid w:val="606F43F7"/>
    <w:rsid w:val="606F7F3B"/>
    <w:rsid w:val="6082FE4B"/>
    <w:rsid w:val="6091AB30"/>
    <w:rsid w:val="60A1BFB5"/>
    <w:rsid w:val="60BA7260"/>
    <w:rsid w:val="60C9DFB6"/>
    <w:rsid w:val="60D18502"/>
    <w:rsid w:val="60D6D7B0"/>
    <w:rsid w:val="60D6F275"/>
    <w:rsid w:val="60D7FE8C"/>
    <w:rsid w:val="60E71355"/>
    <w:rsid w:val="60EA9C7B"/>
    <w:rsid w:val="60EC02DE"/>
    <w:rsid w:val="60FA177D"/>
    <w:rsid w:val="60FF19F1"/>
    <w:rsid w:val="6102250E"/>
    <w:rsid w:val="610BF6E2"/>
    <w:rsid w:val="6121E16D"/>
    <w:rsid w:val="6123068F"/>
    <w:rsid w:val="6132CC69"/>
    <w:rsid w:val="613C0C0A"/>
    <w:rsid w:val="6151711E"/>
    <w:rsid w:val="6154647B"/>
    <w:rsid w:val="617842F2"/>
    <w:rsid w:val="618CC04D"/>
    <w:rsid w:val="6195D26C"/>
    <w:rsid w:val="61966DF7"/>
    <w:rsid w:val="61A3C12E"/>
    <w:rsid w:val="61AE64D0"/>
    <w:rsid w:val="61B584CC"/>
    <w:rsid w:val="61CF6B28"/>
    <w:rsid w:val="61FBDE44"/>
    <w:rsid w:val="62015B9E"/>
    <w:rsid w:val="620D3998"/>
    <w:rsid w:val="6216A441"/>
    <w:rsid w:val="621B053C"/>
    <w:rsid w:val="62305D43"/>
    <w:rsid w:val="62378D45"/>
    <w:rsid w:val="623E0543"/>
    <w:rsid w:val="62450C7C"/>
    <w:rsid w:val="6251669C"/>
    <w:rsid w:val="6260462E"/>
    <w:rsid w:val="6275E4E6"/>
    <w:rsid w:val="6280D8A1"/>
    <w:rsid w:val="6288D00B"/>
    <w:rsid w:val="628ED46C"/>
    <w:rsid w:val="6296ED49"/>
    <w:rsid w:val="62A0BA61"/>
    <w:rsid w:val="62A807E8"/>
    <w:rsid w:val="62B3C95C"/>
    <w:rsid w:val="62C65BB8"/>
    <w:rsid w:val="62D43208"/>
    <w:rsid w:val="62D91B64"/>
    <w:rsid w:val="62F166A8"/>
    <w:rsid w:val="62F80E48"/>
    <w:rsid w:val="630282D2"/>
    <w:rsid w:val="6306A14B"/>
    <w:rsid w:val="63166C32"/>
    <w:rsid w:val="632753DA"/>
    <w:rsid w:val="633352FB"/>
    <w:rsid w:val="63548479"/>
    <w:rsid w:val="6360B7BD"/>
    <w:rsid w:val="636675D3"/>
    <w:rsid w:val="6368C7B5"/>
    <w:rsid w:val="636C2B17"/>
    <w:rsid w:val="63780CEF"/>
    <w:rsid w:val="638CA10F"/>
    <w:rsid w:val="638F6335"/>
    <w:rsid w:val="639FBE7E"/>
    <w:rsid w:val="63A38CF8"/>
    <w:rsid w:val="63A6E06E"/>
    <w:rsid w:val="63AD9C6F"/>
    <w:rsid w:val="63B592A3"/>
    <w:rsid w:val="63BAFEB0"/>
    <w:rsid w:val="63C048D3"/>
    <w:rsid w:val="63C57552"/>
    <w:rsid w:val="63C8E17D"/>
    <w:rsid w:val="63DAD69C"/>
    <w:rsid w:val="63DD0D24"/>
    <w:rsid w:val="63EAAC3A"/>
    <w:rsid w:val="63F596D6"/>
    <w:rsid w:val="63FECE42"/>
    <w:rsid w:val="64018282"/>
    <w:rsid w:val="6404453A"/>
    <w:rsid w:val="641C6B9C"/>
    <w:rsid w:val="644F8EB6"/>
    <w:rsid w:val="645B45DB"/>
    <w:rsid w:val="645C48D7"/>
    <w:rsid w:val="6461DA0D"/>
    <w:rsid w:val="646E8142"/>
    <w:rsid w:val="648E54BC"/>
    <w:rsid w:val="649B5904"/>
    <w:rsid w:val="64A8C44B"/>
    <w:rsid w:val="64B67A8A"/>
    <w:rsid w:val="64BB834A"/>
    <w:rsid w:val="64F5BBB5"/>
    <w:rsid w:val="651BFB60"/>
    <w:rsid w:val="653BC0C4"/>
    <w:rsid w:val="65564F38"/>
    <w:rsid w:val="6559E597"/>
    <w:rsid w:val="6577FEB2"/>
    <w:rsid w:val="657A441C"/>
    <w:rsid w:val="658A8B58"/>
    <w:rsid w:val="658D447E"/>
    <w:rsid w:val="65969633"/>
    <w:rsid w:val="65A2B9CE"/>
    <w:rsid w:val="65B567C3"/>
    <w:rsid w:val="65CAC5BC"/>
    <w:rsid w:val="65D0FD54"/>
    <w:rsid w:val="65D732F1"/>
    <w:rsid w:val="65D802C0"/>
    <w:rsid w:val="65E5F669"/>
    <w:rsid w:val="65EC5CA7"/>
    <w:rsid w:val="65EFB2F9"/>
    <w:rsid w:val="65F1B0D6"/>
    <w:rsid w:val="65FD3633"/>
    <w:rsid w:val="6600B7BC"/>
    <w:rsid w:val="660532D3"/>
    <w:rsid w:val="6607E3D8"/>
    <w:rsid w:val="660D211C"/>
    <w:rsid w:val="661071EE"/>
    <w:rsid w:val="66222329"/>
    <w:rsid w:val="66236A8F"/>
    <w:rsid w:val="6626F3E6"/>
    <w:rsid w:val="662ED1BD"/>
    <w:rsid w:val="6630DD5F"/>
    <w:rsid w:val="664186B7"/>
    <w:rsid w:val="664C070A"/>
    <w:rsid w:val="6656BE81"/>
    <w:rsid w:val="669BA999"/>
    <w:rsid w:val="669C481C"/>
    <w:rsid w:val="66B55DF0"/>
    <w:rsid w:val="66B5AE87"/>
    <w:rsid w:val="66C86F43"/>
    <w:rsid w:val="66DB533A"/>
    <w:rsid w:val="66E11482"/>
    <w:rsid w:val="66E1D3FC"/>
    <w:rsid w:val="66EBD158"/>
    <w:rsid w:val="66F06CF8"/>
    <w:rsid w:val="66F18D34"/>
    <w:rsid w:val="66F3CF5E"/>
    <w:rsid w:val="672B6243"/>
    <w:rsid w:val="673E0921"/>
    <w:rsid w:val="674C4443"/>
    <w:rsid w:val="676731C2"/>
    <w:rsid w:val="676B65AF"/>
    <w:rsid w:val="676D37AA"/>
    <w:rsid w:val="6778391E"/>
    <w:rsid w:val="67933AC2"/>
    <w:rsid w:val="6795B481"/>
    <w:rsid w:val="679C1CFD"/>
    <w:rsid w:val="67A69ABB"/>
    <w:rsid w:val="67B32288"/>
    <w:rsid w:val="67D4BB29"/>
    <w:rsid w:val="67DA3FC7"/>
    <w:rsid w:val="67EACBBC"/>
    <w:rsid w:val="67EF17E6"/>
    <w:rsid w:val="67F93523"/>
    <w:rsid w:val="68011B16"/>
    <w:rsid w:val="68197C1F"/>
    <w:rsid w:val="68289C5F"/>
    <w:rsid w:val="682C027F"/>
    <w:rsid w:val="683C7AD7"/>
    <w:rsid w:val="68431D00"/>
    <w:rsid w:val="684B22B8"/>
    <w:rsid w:val="684E1DA9"/>
    <w:rsid w:val="68658954"/>
    <w:rsid w:val="6865E415"/>
    <w:rsid w:val="686C056F"/>
    <w:rsid w:val="68758AE3"/>
    <w:rsid w:val="687BEE7D"/>
    <w:rsid w:val="687E13D8"/>
    <w:rsid w:val="688599AD"/>
    <w:rsid w:val="689B106B"/>
    <w:rsid w:val="689CBC02"/>
    <w:rsid w:val="68AE3BDC"/>
    <w:rsid w:val="68D18E4D"/>
    <w:rsid w:val="68D78794"/>
    <w:rsid w:val="68D9F6AD"/>
    <w:rsid w:val="68DFEADB"/>
    <w:rsid w:val="68E1D57C"/>
    <w:rsid w:val="68EEC43D"/>
    <w:rsid w:val="6910F737"/>
    <w:rsid w:val="6919C909"/>
    <w:rsid w:val="691F49C3"/>
    <w:rsid w:val="69228C74"/>
    <w:rsid w:val="69238E57"/>
    <w:rsid w:val="694677F0"/>
    <w:rsid w:val="69581FEA"/>
    <w:rsid w:val="695DEAEF"/>
    <w:rsid w:val="6983D713"/>
    <w:rsid w:val="6983F4C4"/>
    <w:rsid w:val="69A3B659"/>
    <w:rsid w:val="69A90593"/>
    <w:rsid w:val="69B7058C"/>
    <w:rsid w:val="69C47C6C"/>
    <w:rsid w:val="69CEF5D5"/>
    <w:rsid w:val="69D5CD00"/>
    <w:rsid w:val="69E45A40"/>
    <w:rsid w:val="69EF6ADE"/>
    <w:rsid w:val="69F56BB3"/>
    <w:rsid w:val="69FF7B73"/>
    <w:rsid w:val="6A154D0A"/>
    <w:rsid w:val="6A1E6526"/>
    <w:rsid w:val="6A24E054"/>
    <w:rsid w:val="6A260A48"/>
    <w:rsid w:val="6A32201C"/>
    <w:rsid w:val="6A395654"/>
    <w:rsid w:val="6A4EB3E8"/>
    <w:rsid w:val="6A50F14B"/>
    <w:rsid w:val="6A59F167"/>
    <w:rsid w:val="6A5DD06E"/>
    <w:rsid w:val="6A609592"/>
    <w:rsid w:val="6A75C3C5"/>
    <w:rsid w:val="6A7CA2D1"/>
    <w:rsid w:val="6A87671D"/>
    <w:rsid w:val="6A909818"/>
    <w:rsid w:val="6A9A5BFB"/>
    <w:rsid w:val="6AA66CC7"/>
    <w:rsid w:val="6AB05ABD"/>
    <w:rsid w:val="6AB5BC72"/>
    <w:rsid w:val="6AC81420"/>
    <w:rsid w:val="6AC96F9C"/>
    <w:rsid w:val="6ACE5AB4"/>
    <w:rsid w:val="6ADC4963"/>
    <w:rsid w:val="6AE4CEA3"/>
    <w:rsid w:val="6AF626B9"/>
    <w:rsid w:val="6AFD09E3"/>
    <w:rsid w:val="6B22F3CA"/>
    <w:rsid w:val="6B302B76"/>
    <w:rsid w:val="6B41948E"/>
    <w:rsid w:val="6B4DB9DE"/>
    <w:rsid w:val="6B62EA96"/>
    <w:rsid w:val="6B643582"/>
    <w:rsid w:val="6B67DA99"/>
    <w:rsid w:val="6B7E07AC"/>
    <w:rsid w:val="6B839584"/>
    <w:rsid w:val="6B8496BD"/>
    <w:rsid w:val="6B950291"/>
    <w:rsid w:val="6B956968"/>
    <w:rsid w:val="6BAA6EA1"/>
    <w:rsid w:val="6BB05B26"/>
    <w:rsid w:val="6BC2C3DA"/>
    <w:rsid w:val="6BC37028"/>
    <w:rsid w:val="6BC650A9"/>
    <w:rsid w:val="6BC6B0E0"/>
    <w:rsid w:val="6BCF7F49"/>
    <w:rsid w:val="6BD0A971"/>
    <w:rsid w:val="6BDF170D"/>
    <w:rsid w:val="6BE681F9"/>
    <w:rsid w:val="6BEF1B06"/>
    <w:rsid w:val="6BF2EBE5"/>
    <w:rsid w:val="6C061E2C"/>
    <w:rsid w:val="6C0F473B"/>
    <w:rsid w:val="6C1A411B"/>
    <w:rsid w:val="6C1ECF10"/>
    <w:rsid w:val="6C31D92C"/>
    <w:rsid w:val="6C45002B"/>
    <w:rsid w:val="6C4FD572"/>
    <w:rsid w:val="6C8B0100"/>
    <w:rsid w:val="6CA37753"/>
    <w:rsid w:val="6CA3F56C"/>
    <w:rsid w:val="6CA8F7E7"/>
    <w:rsid w:val="6CB3FF22"/>
    <w:rsid w:val="6CCB7D00"/>
    <w:rsid w:val="6CD7C7AC"/>
    <w:rsid w:val="6CD9623F"/>
    <w:rsid w:val="6CDD17DE"/>
    <w:rsid w:val="6CE45349"/>
    <w:rsid w:val="6CE58846"/>
    <w:rsid w:val="6CE82854"/>
    <w:rsid w:val="6CEB979A"/>
    <w:rsid w:val="6CEEF3DB"/>
    <w:rsid w:val="6CF4E186"/>
    <w:rsid w:val="6CF8ACD0"/>
    <w:rsid w:val="6CFA88AA"/>
    <w:rsid w:val="6CFAE833"/>
    <w:rsid w:val="6D07DFEC"/>
    <w:rsid w:val="6D1CA45D"/>
    <w:rsid w:val="6D1D3220"/>
    <w:rsid w:val="6D31E0CE"/>
    <w:rsid w:val="6D372224"/>
    <w:rsid w:val="6D3930AB"/>
    <w:rsid w:val="6D4B1084"/>
    <w:rsid w:val="6D565D03"/>
    <w:rsid w:val="6D5D23FA"/>
    <w:rsid w:val="6D6720BA"/>
    <w:rsid w:val="6D7264F2"/>
    <w:rsid w:val="6D7BAA6B"/>
    <w:rsid w:val="6D7CB456"/>
    <w:rsid w:val="6D91B4FC"/>
    <w:rsid w:val="6DA492DE"/>
    <w:rsid w:val="6DAAABC7"/>
    <w:rsid w:val="6DB5285C"/>
    <w:rsid w:val="6DCD9CDC"/>
    <w:rsid w:val="6DE8450E"/>
    <w:rsid w:val="6DF1CB0D"/>
    <w:rsid w:val="6DFAA763"/>
    <w:rsid w:val="6E010303"/>
    <w:rsid w:val="6E01E92B"/>
    <w:rsid w:val="6E0F12DD"/>
    <w:rsid w:val="6E246B0F"/>
    <w:rsid w:val="6E2550E1"/>
    <w:rsid w:val="6E25EF6D"/>
    <w:rsid w:val="6E27363B"/>
    <w:rsid w:val="6E335B27"/>
    <w:rsid w:val="6E563F14"/>
    <w:rsid w:val="6E5CFC81"/>
    <w:rsid w:val="6E6EF886"/>
    <w:rsid w:val="6E72D3FE"/>
    <w:rsid w:val="6E76981C"/>
    <w:rsid w:val="6E87DF3F"/>
    <w:rsid w:val="6E88B9E5"/>
    <w:rsid w:val="6E8AC365"/>
    <w:rsid w:val="6EA71A49"/>
    <w:rsid w:val="6EAA1ED9"/>
    <w:rsid w:val="6EAC881E"/>
    <w:rsid w:val="6ECF8E01"/>
    <w:rsid w:val="6ED90F5E"/>
    <w:rsid w:val="6ED9D86B"/>
    <w:rsid w:val="6EE39CE3"/>
    <w:rsid w:val="6EF5693A"/>
    <w:rsid w:val="6F051347"/>
    <w:rsid w:val="6F076295"/>
    <w:rsid w:val="6F113025"/>
    <w:rsid w:val="6F118D89"/>
    <w:rsid w:val="6F20FD2F"/>
    <w:rsid w:val="6F225559"/>
    <w:rsid w:val="6F31BE72"/>
    <w:rsid w:val="6F385AC0"/>
    <w:rsid w:val="6F4171A6"/>
    <w:rsid w:val="6F446754"/>
    <w:rsid w:val="6F4482DA"/>
    <w:rsid w:val="6F5E99A3"/>
    <w:rsid w:val="6F684D60"/>
    <w:rsid w:val="6F70A21C"/>
    <w:rsid w:val="6F9553C2"/>
    <w:rsid w:val="6F960953"/>
    <w:rsid w:val="6FAA0832"/>
    <w:rsid w:val="6FAE92DC"/>
    <w:rsid w:val="6FB20880"/>
    <w:rsid w:val="6FB71B27"/>
    <w:rsid w:val="6FBBCCF8"/>
    <w:rsid w:val="6FBC4F9D"/>
    <w:rsid w:val="6FCDDCD1"/>
    <w:rsid w:val="6FD8C9B4"/>
    <w:rsid w:val="6FDCFF6E"/>
    <w:rsid w:val="6FEB2AE3"/>
    <w:rsid w:val="70064606"/>
    <w:rsid w:val="701437B8"/>
    <w:rsid w:val="7043C0CC"/>
    <w:rsid w:val="705293AE"/>
    <w:rsid w:val="70594C68"/>
    <w:rsid w:val="70702F66"/>
    <w:rsid w:val="707F0455"/>
    <w:rsid w:val="70842440"/>
    <w:rsid w:val="7089EC40"/>
    <w:rsid w:val="70A15F14"/>
    <w:rsid w:val="70B07759"/>
    <w:rsid w:val="70DB6A9E"/>
    <w:rsid w:val="70E60AE4"/>
    <w:rsid w:val="70EAAE3F"/>
    <w:rsid w:val="70F21D5E"/>
    <w:rsid w:val="710F3870"/>
    <w:rsid w:val="71124174"/>
    <w:rsid w:val="711AD625"/>
    <w:rsid w:val="71223C75"/>
    <w:rsid w:val="71254F9B"/>
    <w:rsid w:val="713F60F4"/>
    <w:rsid w:val="71511099"/>
    <w:rsid w:val="715B8181"/>
    <w:rsid w:val="715C01C1"/>
    <w:rsid w:val="7164798A"/>
    <w:rsid w:val="71782D15"/>
    <w:rsid w:val="717BBEB6"/>
    <w:rsid w:val="717DC46A"/>
    <w:rsid w:val="718D3FF0"/>
    <w:rsid w:val="71907359"/>
    <w:rsid w:val="71965A3A"/>
    <w:rsid w:val="7198468F"/>
    <w:rsid w:val="719E3AA3"/>
    <w:rsid w:val="71A12675"/>
    <w:rsid w:val="71B3586A"/>
    <w:rsid w:val="71B4257A"/>
    <w:rsid w:val="71B4E50B"/>
    <w:rsid w:val="71B72824"/>
    <w:rsid w:val="71BBFE22"/>
    <w:rsid w:val="71BE2B30"/>
    <w:rsid w:val="71C06528"/>
    <w:rsid w:val="71D3B224"/>
    <w:rsid w:val="71D69346"/>
    <w:rsid w:val="71DF9ACD"/>
    <w:rsid w:val="71E2552C"/>
    <w:rsid w:val="71E7EE6F"/>
    <w:rsid w:val="71EB8733"/>
    <w:rsid w:val="71FA57C7"/>
    <w:rsid w:val="720BA648"/>
    <w:rsid w:val="720E0093"/>
    <w:rsid w:val="72166526"/>
    <w:rsid w:val="72341EC3"/>
    <w:rsid w:val="72439A95"/>
    <w:rsid w:val="7244DE0B"/>
    <w:rsid w:val="725AFB8A"/>
    <w:rsid w:val="7263A56E"/>
    <w:rsid w:val="726AD321"/>
    <w:rsid w:val="726CC3BB"/>
    <w:rsid w:val="727D7768"/>
    <w:rsid w:val="72838F7F"/>
    <w:rsid w:val="7283A0A2"/>
    <w:rsid w:val="72A0D89C"/>
    <w:rsid w:val="72A2D989"/>
    <w:rsid w:val="72ACE9F8"/>
    <w:rsid w:val="72B821B7"/>
    <w:rsid w:val="72B9E9A9"/>
    <w:rsid w:val="72C7EB4D"/>
    <w:rsid w:val="72CCBF5A"/>
    <w:rsid w:val="72EA0347"/>
    <w:rsid w:val="72F00E6A"/>
    <w:rsid w:val="72F175D2"/>
    <w:rsid w:val="72FB3046"/>
    <w:rsid w:val="73022EAE"/>
    <w:rsid w:val="73081F21"/>
    <w:rsid w:val="731453C2"/>
    <w:rsid w:val="732C022A"/>
    <w:rsid w:val="734723DD"/>
    <w:rsid w:val="7350E32C"/>
    <w:rsid w:val="735B1336"/>
    <w:rsid w:val="735EAA84"/>
    <w:rsid w:val="736281EA"/>
    <w:rsid w:val="73716C83"/>
    <w:rsid w:val="73954E74"/>
    <w:rsid w:val="73958C99"/>
    <w:rsid w:val="7397214D"/>
    <w:rsid w:val="73A8C6FA"/>
    <w:rsid w:val="73A8DC2E"/>
    <w:rsid w:val="73B3C271"/>
    <w:rsid w:val="73B49AAE"/>
    <w:rsid w:val="73B6DC43"/>
    <w:rsid w:val="73C93777"/>
    <w:rsid w:val="73CA1144"/>
    <w:rsid w:val="73D182A9"/>
    <w:rsid w:val="73DFA614"/>
    <w:rsid w:val="73F9FC20"/>
    <w:rsid w:val="74100687"/>
    <w:rsid w:val="741DB9BF"/>
    <w:rsid w:val="741DC30F"/>
    <w:rsid w:val="74279FFE"/>
    <w:rsid w:val="742C299D"/>
    <w:rsid w:val="74340B18"/>
    <w:rsid w:val="74391B54"/>
    <w:rsid w:val="743EEC63"/>
    <w:rsid w:val="74517871"/>
    <w:rsid w:val="745DF4FA"/>
    <w:rsid w:val="74610EB9"/>
    <w:rsid w:val="746E779E"/>
    <w:rsid w:val="746F9BF8"/>
    <w:rsid w:val="7474E113"/>
    <w:rsid w:val="747C8902"/>
    <w:rsid w:val="747E30C9"/>
    <w:rsid w:val="748D1F57"/>
    <w:rsid w:val="74B048F9"/>
    <w:rsid w:val="74B67090"/>
    <w:rsid w:val="74C2E91C"/>
    <w:rsid w:val="74D9C1D0"/>
    <w:rsid w:val="7508D477"/>
    <w:rsid w:val="751AF851"/>
    <w:rsid w:val="7520D436"/>
    <w:rsid w:val="7525A8B4"/>
    <w:rsid w:val="7547F8B6"/>
    <w:rsid w:val="754AD960"/>
    <w:rsid w:val="754B1012"/>
    <w:rsid w:val="7563F7FE"/>
    <w:rsid w:val="7564246F"/>
    <w:rsid w:val="75656A05"/>
    <w:rsid w:val="75659F90"/>
    <w:rsid w:val="756AFECB"/>
    <w:rsid w:val="757461B8"/>
    <w:rsid w:val="75AC9A1C"/>
    <w:rsid w:val="75BAD931"/>
    <w:rsid w:val="75CFC176"/>
    <w:rsid w:val="75D7C9D7"/>
    <w:rsid w:val="76062D7C"/>
    <w:rsid w:val="7621FD16"/>
    <w:rsid w:val="762B2E9A"/>
    <w:rsid w:val="763ADCF0"/>
    <w:rsid w:val="7646CCF5"/>
    <w:rsid w:val="7649FBFE"/>
    <w:rsid w:val="7668E784"/>
    <w:rsid w:val="76757B1F"/>
    <w:rsid w:val="768275C3"/>
    <w:rsid w:val="76976922"/>
    <w:rsid w:val="769998BA"/>
    <w:rsid w:val="769EED2C"/>
    <w:rsid w:val="76C0812A"/>
    <w:rsid w:val="76C56EA7"/>
    <w:rsid w:val="76CF1E98"/>
    <w:rsid w:val="76D1E393"/>
    <w:rsid w:val="76E1EDB7"/>
    <w:rsid w:val="76F1FB73"/>
    <w:rsid w:val="76F2F6C0"/>
    <w:rsid w:val="77100CD9"/>
    <w:rsid w:val="771655AE"/>
    <w:rsid w:val="771C1799"/>
    <w:rsid w:val="7737DCD5"/>
    <w:rsid w:val="7738E5B1"/>
    <w:rsid w:val="773CAAB4"/>
    <w:rsid w:val="774C0D00"/>
    <w:rsid w:val="7759F2AA"/>
    <w:rsid w:val="775C05C0"/>
    <w:rsid w:val="775D7618"/>
    <w:rsid w:val="776088D0"/>
    <w:rsid w:val="777B04EB"/>
    <w:rsid w:val="77801284"/>
    <w:rsid w:val="7785A25B"/>
    <w:rsid w:val="77AD2710"/>
    <w:rsid w:val="77BA9403"/>
    <w:rsid w:val="77BCF7F1"/>
    <w:rsid w:val="77C9DA51"/>
    <w:rsid w:val="77CA4983"/>
    <w:rsid w:val="77CAC14C"/>
    <w:rsid w:val="77D0E75A"/>
    <w:rsid w:val="77DB4D4A"/>
    <w:rsid w:val="7811FD0F"/>
    <w:rsid w:val="7812439F"/>
    <w:rsid w:val="7821893E"/>
    <w:rsid w:val="783F9E66"/>
    <w:rsid w:val="7847AEAE"/>
    <w:rsid w:val="7851AC27"/>
    <w:rsid w:val="785A7490"/>
    <w:rsid w:val="785DFE0E"/>
    <w:rsid w:val="7861B3EE"/>
    <w:rsid w:val="7862D3A8"/>
    <w:rsid w:val="7881A8FE"/>
    <w:rsid w:val="7885B8E3"/>
    <w:rsid w:val="7894BCA9"/>
    <w:rsid w:val="78975B2F"/>
    <w:rsid w:val="78A324C3"/>
    <w:rsid w:val="78ADBE78"/>
    <w:rsid w:val="78BEE741"/>
    <w:rsid w:val="78C717A3"/>
    <w:rsid w:val="78CC9E09"/>
    <w:rsid w:val="78D70B3C"/>
    <w:rsid w:val="78D87A8C"/>
    <w:rsid w:val="78DBAFC6"/>
    <w:rsid w:val="78DDF31E"/>
    <w:rsid w:val="78EACB8A"/>
    <w:rsid w:val="78ED5036"/>
    <w:rsid w:val="79060F3E"/>
    <w:rsid w:val="792636B5"/>
    <w:rsid w:val="792A5D02"/>
    <w:rsid w:val="7930D75A"/>
    <w:rsid w:val="79370E98"/>
    <w:rsid w:val="79433074"/>
    <w:rsid w:val="796381DB"/>
    <w:rsid w:val="79640E05"/>
    <w:rsid w:val="796BF9F9"/>
    <w:rsid w:val="797CACB0"/>
    <w:rsid w:val="798153F8"/>
    <w:rsid w:val="798F362C"/>
    <w:rsid w:val="79910772"/>
    <w:rsid w:val="799271DD"/>
    <w:rsid w:val="799848B1"/>
    <w:rsid w:val="79A80CE5"/>
    <w:rsid w:val="79CD7A4F"/>
    <w:rsid w:val="79CDFC5E"/>
    <w:rsid w:val="79D60739"/>
    <w:rsid w:val="79EC5757"/>
    <w:rsid w:val="79EE8C7E"/>
    <w:rsid w:val="7A06003C"/>
    <w:rsid w:val="7A0CE61A"/>
    <w:rsid w:val="7A1A98E4"/>
    <w:rsid w:val="7A1DEE10"/>
    <w:rsid w:val="7A1F6E0F"/>
    <w:rsid w:val="7A418C4B"/>
    <w:rsid w:val="7A4F21D8"/>
    <w:rsid w:val="7A7093A5"/>
    <w:rsid w:val="7A849E38"/>
    <w:rsid w:val="7A8945AC"/>
    <w:rsid w:val="7A97F1DB"/>
    <w:rsid w:val="7A98284D"/>
    <w:rsid w:val="7AAA84EB"/>
    <w:rsid w:val="7AAF9132"/>
    <w:rsid w:val="7ABF179D"/>
    <w:rsid w:val="7ACD87FA"/>
    <w:rsid w:val="7ACF1CE5"/>
    <w:rsid w:val="7AEF9375"/>
    <w:rsid w:val="7AF0876D"/>
    <w:rsid w:val="7AF319FA"/>
    <w:rsid w:val="7B0937D4"/>
    <w:rsid w:val="7B12AADE"/>
    <w:rsid w:val="7B1CF3B0"/>
    <w:rsid w:val="7B312780"/>
    <w:rsid w:val="7B33B5AA"/>
    <w:rsid w:val="7B40C13E"/>
    <w:rsid w:val="7B53DA95"/>
    <w:rsid w:val="7B58C7D7"/>
    <w:rsid w:val="7B6B8A35"/>
    <w:rsid w:val="7B6E3109"/>
    <w:rsid w:val="7B75C71E"/>
    <w:rsid w:val="7BBF13C6"/>
    <w:rsid w:val="7BC41544"/>
    <w:rsid w:val="7BC5D5FA"/>
    <w:rsid w:val="7BCBBB43"/>
    <w:rsid w:val="7BD6B0D4"/>
    <w:rsid w:val="7BE0C0FD"/>
    <w:rsid w:val="7BEA1E6D"/>
    <w:rsid w:val="7BEA9A50"/>
    <w:rsid w:val="7BFA95F3"/>
    <w:rsid w:val="7BFCE6E7"/>
    <w:rsid w:val="7C07BDC7"/>
    <w:rsid w:val="7C0B3356"/>
    <w:rsid w:val="7C11C937"/>
    <w:rsid w:val="7C12B916"/>
    <w:rsid w:val="7C52768A"/>
    <w:rsid w:val="7C594380"/>
    <w:rsid w:val="7C5C81FF"/>
    <w:rsid w:val="7C72E4DF"/>
    <w:rsid w:val="7C77422A"/>
    <w:rsid w:val="7C89D1AE"/>
    <w:rsid w:val="7C954458"/>
    <w:rsid w:val="7C95828A"/>
    <w:rsid w:val="7C9D1A83"/>
    <w:rsid w:val="7C9D6271"/>
    <w:rsid w:val="7CA60DDD"/>
    <w:rsid w:val="7CBC61B0"/>
    <w:rsid w:val="7CC2A284"/>
    <w:rsid w:val="7CC5CDB4"/>
    <w:rsid w:val="7CCA493C"/>
    <w:rsid w:val="7CD94DF7"/>
    <w:rsid w:val="7CE4CF70"/>
    <w:rsid w:val="7CEA6710"/>
    <w:rsid w:val="7CFE7ADA"/>
    <w:rsid w:val="7D03C04B"/>
    <w:rsid w:val="7D0EB785"/>
    <w:rsid w:val="7D1BD3E6"/>
    <w:rsid w:val="7D26649E"/>
    <w:rsid w:val="7D343E2F"/>
    <w:rsid w:val="7D344D17"/>
    <w:rsid w:val="7D42550B"/>
    <w:rsid w:val="7D480534"/>
    <w:rsid w:val="7D6479D2"/>
    <w:rsid w:val="7D6698C4"/>
    <w:rsid w:val="7D694802"/>
    <w:rsid w:val="7D694CD4"/>
    <w:rsid w:val="7D6A2BC3"/>
    <w:rsid w:val="7D7C29C5"/>
    <w:rsid w:val="7D82FD1C"/>
    <w:rsid w:val="7D83F163"/>
    <w:rsid w:val="7D84677E"/>
    <w:rsid w:val="7D86A4D6"/>
    <w:rsid w:val="7D880F0B"/>
    <w:rsid w:val="7D8E8549"/>
    <w:rsid w:val="7DA851ED"/>
    <w:rsid w:val="7DB51984"/>
    <w:rsid w:val="7DC09144"/>
    <w:rsid w:val="7DC5EEE2"/>
    <w:rsid w:val="7DD4CC79"/>
    <w:rsid w:val="7DD5071D"/>
    <w:rsid w:val="7DDF5735"/>
    <w:rsid w:val="7DE01A4B"/>
    <w:rsid w:val="7DE04951"/>
    <w:rsid w:val="7DF46CB4"/>
    <w:rsid w:val="7DF570AB"/>
    <w:rsid w:val="7DF85630"/>
    <w:rsid w:val="7DFA7FFB"/>
    <w:rsid w:val="7E1B649A"/>
    <w:rsid w:val="7E226DDC"/>
    <w:rsid w:val="7E25D36E"/>
    <w:rsid w:val="7E299A5F"/>
    <w:rsid w:val="7E4CF8CD"/>
    <w:rsid w:val="7E61143D"/>
    <w:rsid w:val="7E61A0FF"/>
    <w:rsid w:val="7E990E58"/>
    <w:rsid w:val="7EA844E1"/>
    <w:rsid w:val="7ED04987"/>
    <w:rsid w:val="7EE19CF1"/>
    <w:rsid w:val="7EEA471D"/>
    <w:rsid w:val="7EECB356"/>
    <w:rsid w:val="7EF018BC"/>
    <w:rsid w:val="7EF2FDFB"/>
    <w:rsid w:val="7EF66C6E"/>
    <w:rsid w:val="7F0492CE"/>
    <w:rsid w:val="7F1A1420"/>
    <w:rsid w:val="7F20C98E"/>
    <w:rsid w:val="7F248408"/>
    <w:rsid w:val="7F27B765"/>
    <w:rsid w:val="7F28ACE9"/>
    <w:rsid w:val="7F34E5D7"/>
    <w:rsid w:val="7F372FA1"/>
    <w:rsid w:val="7F38C402"/>
    <w:rsid w:val="7F393D69"/>
    <w:rsid w:val="7F3B6697"/>
    <w:rsid w:val="7F409844"/>
    <w:rsid w:val="7F464AB8"/>
    <w:rsid w:val="7F50E253"/>
    <w:rsid w:val="7F607A69"/>
    <w:rsid w:val="7F66029E"/>
    <w:rsid w:val="7F92FEEB"/>
    <w:rsid w:val="7FA75612"/>
    <w:rsid w:val="7FB09DC1"/>
    <w:rsid w:val="7FBF954F"/>
    <w:rsid w:val="7FC41B4A"/>
    <w:rsid w:val="7FE16CA3"/>
    <w:rsid w:val="7FE34F48"/>
    <w:rsid w:val="7FE8EBF6"/>
    <w:rsid w:val="7FF5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2006B"/>
  <w15:chartTrackingRefBased/>
  <w15:docId w15:val="{6AE8BE6D-5FE9-48E6-8698-9EF9BF75E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086C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B86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865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835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9A0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F086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17977"/>
    <w:pPr>
      <w:ind w:left="720"/>
      <w:contextualSpacing/>
    </w:pPr>
  </w:style>
  <w:style w:type="table" w:styleId="TableGrid">
    <w:name w:val="Table Grid"/>
    <w:basedOn w:val="TableNormal"/>
    <w:uiPriority w:val="39"/>
    <w:rsid w:val="00DF645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C84B8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3E3D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D6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F2AEC"/>
    <w:pPr>
      <w:spacing w:after="0" w:line="240" w:lineRule="auto"/>
    </w:pPr>
  </w:style>
  <w:style w:type="character" w:styleId="Heading3Char" w:customStyle="1">
    <w:name w:val="Heading 3 Char"/>
    <w:basedOn w:val="DefaultParagraphFont"/>
    <w:link w:val="Heading3"/>
    <w:uiPriority w:val="9"/>
    <w:rsid w:val="004B7865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Revision">
    <w:name w:val="Revision"/>
    <w:hidden/>
    <w:uiPriority w:val="99"/>
    <w:semiHidden/>
    <w:rsid w:val="001931A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931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931A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931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31A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931A3"/>
    <w:rPr>
      <w:b/>
      <w:bCs/>
      <w:sz w:val="20"/>
      <w:szCs w:val="20"/>
    </w:rPr>
  </w:style>
  <w:style w:type="table" w:styleId="GridTable4-Accent3">
    <w:name w:val="Grid Table 4 Accent 3"/>
    <w:basedOn w:val="TableNormal"/>
    <w:uiPriority w:val="49"/>
    <w:rsid w:val="00F14407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eading4Char" w:customStyle="1">
    <w:name w:val="Heading 4 Char"/>
    <w:basedOn w:val="DefaultParagraphFont"/>
    <w:link w:val="Heading4"/>
    <w:uiPriority w:val="9"/>
    <w:semiHidden/>
    <w:rsid w:val="00F54835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table" w:styleId="GridTable4-Accent31" w:customStyle="1">
    <w:name w:val="Grid Table 4 - Accent 31"/>
    <w:basedOn w:val="TableNormal"/>
    <w:next w:val="GridTable4-Accent3"/>
    <w:uiPriority w:val="49"/>
    <w:rsid w:val="00EC556B"/>
    <w:pPr>
      <w:spacing w:after="0" w:line="240" w:lineRule="auto"/>
    </w:pPr>
    <w:tblPr>
      <w:tblStyleRowBandSize w:val="1"/>
      <w:tblStyleColBandSize w:val="1"/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</w:style>
  <w:style w:type="table" w:styleId="GridTable4-Accent32" w:customStyle="1">
    <w:name w:val="Grid Table 4 - Accent 32"/>
    <w:basedOn w:val="TableNormal"/>
    <w:next w:val="GridTable4-Accent3"/>
    <w:uiPriority w:val="49"/>
    <w:rsid w:val="00D20AC0"/>
    <w:pPr>
      <w:spacing w:after="0" w:line="240" w:lineRule="auto"/>
    </w:pPr>
    <w:tblPr>
      <w:tblStyleRowBandSize w:val="1"/>
      <w:tblStyleColBandSize w:val="1"/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</w:style>
  <w:style w:type="character" w:styleId="Heading5Char" w:customStyle="1">
    <w:name w:val="Heading 5 Char"/>
    <w:basedOn w:val="DefaultParagraphFont"/>
    <w:link w:val="Heading5"/>
    <w:uiPriority w:val="9"/>
    <w:semiHidden/>
    <w:rsid w:val="00A629A0"/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545C9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45C9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45C9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45C91"/>
    <w:rPr>
      <w:lang w:val="en-GB"/>
    </w:rPr>
  </w:style>
  <w:style w:type="paragraph" w:styleId="Title">
    <w:uiPriority w:val="10"/>
    <w:name w:val="Title"/>
    <w:basedOn w:val="Normal"/>
    <w:next w:val="Normal"/>
    <w:qFormat/>
    <w:rsid w:val="2368FDBA"/>
    <w:rPr>
      <w:rFonts w:ascii="Calibri Light" w:hAnsi="Calibri Light" w:eastAsia="游ゴシック Light" w:cs="Times New Roman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BodyText">
    <w:uiPriority w:val="99"/>
    <w:name w:val="Body Text"/>
    <w:basedOn w:val="Normal"/>
    <w:unhideWhenUsed/>
    <w:rsid w:val="34FF8A5D"/>
    <w:pPr>
      <w:spacing w:after="120"/>
    </w:pPr>
  </w:style>
  <w:style w:type="paragraph" w:styleId="Subtitle">
    <w:uiPriority w:val="11"/>
    <w:name w:val="Subtitle"/>
    <w:basedOn w:val="Normal"/>
    <w:next w:val="Normal"/>
    <w:qFormat/>
    <w:rsid w:val="713F60F4"/>
    <w:rPr>
      <w:rFonts w:eastAsia="游ゴシック Light" w:cs="Times New Roman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0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microsoft.com/office/2016/09/relationships/commentsIds" Target="commentsIds.xml" Id="R647ac2f057614bdf" /><Relationship Type="http://schemas.microsoft.com/office/2011/relationships/commentsExtended" Target="commentsExtended.xml" Id="Rce6b882b2da64a89" /><Relationship Type="http://schemas.microsoft.com/office/2011/relationships/people" Target="people.xml" Id="Rf5dc45e99bea48b1" /><Relationship Type="http://schemas.openxmlformats.org/officeDocument/2006/relationships/hyperlink" Target="https://github.com/eu-digital-identity-wallet/eudi-doc-standards-and-technical-specifications/issues/431" TargetMode="External" Id="R24e89aed05e5474e" /><Relationship Type="http://schemas.openxmlformats.org/officeDocument/2006/relationships/hyperlink" Target="https://github.com/eu-digital-identity-wallet/eudi-doc-standards-and-technical-specifications/issues/10" TargetMode="External" Id="R947967c7b8e9416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2d5a3b-417c-4665-ad77-443e9e9e94ff" xsi:nil="true"/>
    <lcf76f155ced4ddcb4097134ff3c332f xmlns="c0057e81-76ea-4aa3-aeb4-e85eefca2e5c">
      <Terms xmlns="http://schemas.microsoft.com/office/infopath/2007/PartnerControls"/>
    </lcf76f155ced4ddcb4097134ff3c332f>
    <Date xmlns="c0057e81-76ea-4aa3-aeb4-e85eefca2e5c" xsi:nil="true"/>
    <ReportPeriod xmlns="c0057e81-76ea-4aa3-aeb4-e85eefca2e5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00D3BD6BD8704B932745BE60C1036B" ma:contentTypeVersion="18" ma:contentTypeDescription="Create a new document." ma:contentTypeScope="" ma:versionID="e2da51b35ccf74ce4dc27c2e02c1560c">
  <xsd:schema xmlns:xsd="http://www.w3.org/2001/XMLSchema" xmlns:xs="http://www.w3.org/2001/XMLSchema" xmlns:p="http://schemas.microsoft.com/office/2006/metadata/properties" xmlns:ns2="c0057e81-76ea-4aa3-aeb4-e85eefca2e5c" xmlns:ns3="b92d5a3b-417c-4665-ad77-443e9e9e94ff" targetNamespace="http://schemas.microsoft.com/office/2006/metadata/properties" ma:root="true" ma:fieldsID="2613f619fa6b63a949665f2e0c8e65b9" ns2:_="" ns3:_="">
    <xsd:import namespace="c0057e81-76ea-4aa3-aeb4-e85eefca2e5c"/>
    <xsd:import namespace="b92d5a3b-417c-4665-ad77-443e9e9e94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BillingMetadata" minOccurs="0"/>
                <xsd:element ref="ns2:Date" minOccurs="0"/>
                <xsd:element ref="ns2:ReportPerio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57e81-76ea-4aa3-aeb4-e85eefca2e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Date" ma:index="23" nillable="true" ma:displayName="Date" ma:format="DateOnly" ma:internalName="Date">
      <xsd:simpleType>
        <xsd:restriction base="dms:DateTime"/>
      </xsd:simpleType>
    </xsd:element>
    <xsd:element name="ReportPeriod" ma:index="24" nillable="true" ma:displayName="Report Period" ma:format="Dropdown" ma:internalName="ReportPerio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2d5a3b-417c-4665-ad77-443e9e9e94f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3903e81d-858b-40cb-9928-9a677a56a628}" ma:internalName="TaxCatchAll" ma:showField="CatchAllData" ma:web="b92d5a3b-417c-4665-ad77-443e9e9e94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E2C866-E1DD-474D-96E0-8E6D938114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D1DAFF-65F7-4EC5-B081-7E2D0041D7AB}">
  <ds:schemaRefs>
    <ds:schemaRef ds:uri="http://schemas.microsoft.com/office/2006/metadata/properties"/>
    <ds:schemaRef ds:uri="http://schemas.microsoft.com/office/infopath/2007/PartnerControls"/>
    <ds:schemaRef ds:uri="b92d5a3b-417c-4665-ad77-443e9e9e94ff"/>
    <ds:schemaRef ds:uri="c0057e81-76ea-4aa3-aeb4-e85eefca2e5c"/>
  </ds:schemaRefs>
</ds:datastoreItem>
</file>

<file path=customXml/itemProps3.xml><?xml version="1.0" encoding="utf-8"?>
<ds:datastoreItem xmlns:ds="http://schemas.openxmlformats.org/officeDocument/2006/customXml" ds:itemID="{9104D8C0-D856-43B7-95E3-0E9087399D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057e81-76ea-4aa3-aeb4-e85eefca2e5c"/>
    <ds:schemaRef ds:uri="b92d5a3b-417c-4665-ad77-443e9e9e94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Olivier DELOS</dc:creator>
  <keywords/>
  <dc:description/>
  <lastModifiedBy>KOUNIS Stavros (CNECT-EXT)</lastModifiedBy>
  <revision>29</revision>
  <dcterms:created xsi:type="dcterms:W3CDTF">2026-05-08T14:47:00.0000000Z</dcterms:created>
  <dcterms:modified xsi:type="dcterms:W3CDTF">2026-09-08T09:26:42.9112691Z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0x010100A200D3BD6BD8704B932745BE60C1036B</vt:lpwstr>
  </property>
  <property fmtid="{D5CDD505-2E9C-101B-9397-08002B2CF9AE}" pid="3" name="MSIP_Label_6bd9ddd1-4d20-43f6-abfa-fc3c07406f94_Enabled">
    <vt:lpwstr>true</vt:lpwstr>
  </property>
  <property fmtid="{D5CDD505-2E9C-101B-9397-08002B2CF9AE}" pid="4" name="MSIP_Label_6bd9ddd1-4d20-43f6-abfa-fc3c07406f94_SetDate">
    <vt:lpwstr>2024-12-05T11:59:57Z</vt:lpwstr>
  </property>
  <property fmtid="{D5CDD505-2E9C-101B-9397-08002B2CF9AE}" pid="5" name="MSIP_Label_6bd9ddd1-4d20-43f6-abfa-fc3c07406f94_Method">
    <vt:lpwstr>Standard</vt:lpwstr>
  </property>
  <property fmtid="{D5CDD505-2E9C-101B-9397-08002B2CF9AE}" pid="6" name="MSIP_Label_6bd9ddd1-4d20-43f6-abfa-fc3c07406f94_Name">
    <vt:lpwstr>Commission Use</vt:lpwstr>
  </property>
  <property fmtid="{D5CDD505-2E9C-101B-9397-08002B2CF9AE}" pid="7" name="MSIP_Label_6bd9ddd1-4d20-43f6-abfa-fc3c07406f94_SiteId">
    <vt:lpwstr>b24c8b06-522c-46fe-9080-70926f8dddb1</vt:lpwstr>
  </property>
  <property fmtid="{D5CDD505-2E9C-101B-9397-08002B2CF9AE}" pid="8" name="MSIP_Label_6bd9ddd1-4d20-43f6-abfa-fc3c07406f94_ActionId">
    <vt:lpwstr>6d391649-0971-41e9-9107-890ad6935264</vt:lpwstr>
  </property>
  <property fmtid="{D5CDD505-2E9C-101B-9397-08002B2CF9AE}" pid="9" name="MSIP_Label_6bd9ddd1-4d20-43f6-abfa-fc3c07406f94_ContentBits">
    <vt:lpwstr>0</vt:lpwstr>
  </property>
  <property fmtid="{D5CDD505-2E9C-101B-9397-08002B2CF9AE}" pid="10" name="MediaServiceImageTags">
    <vt:lpwstr/>
  </property>
</Properties>
</file>